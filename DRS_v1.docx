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F492" w14:textId="77777777" w:rsidR="00924919" w:rsidRPr="00924919" w:rsidRDefault="00924919" w:rsidP="00924919">
      <w:pPr>
        <w:rPr>
          <w:del w:id="0" w:author="ALLISON BAIOLA SUÁREZ REYES" w:date="2025-11-21T22:21:00Z" w16du:dateUtc="2025-11-22T03:21:00Z"/>
          <w:b/>
          <w:bCs/>
        </w:rPr>
      </w:pPr>
      <w:del w:id="1" w:author="ALLISON BAIOLA SUÁREZ REYES" w:date="2025-11-21T22:21:00Z" w16du:dateUtc="2025-11-22T03:21:00Z">
        <w:r w:rsidRPr="00924919">
          <w:rPr>
            <w:b/>
            <w:bCs/>
          </w:rPr>
          <w:delText>Requerimientos del Sistema de Registro de Usuarios</w:delText>
        </w:r>
      </w:del>
    </w:p>
    <w:p w14:paraId="17BC9E1E" w14:textId="54904AB9" w:rsidR="00654E08" w:rsidRDefault="00924919" w:rsidP="00654E08">
      <w:pPr>
        <w:rPr>
          <w:ins w:id="2" w:author="ALLISON BAIOLA SUÁREZ REYES" w:date="2025-11-21T22:21:00Z" w16du:dateUtc="2025-11-22T03:21:00Z"/>
        </w:rPr>
      </w:pPr>
      <w:del w:id="3" w:author="ALLISON BAIOLA SUÁREZ REYES" w:date="2025-11-21T22:21:00Z" w16du:dateUtc="2025-11-22T03:21:00Z">
        <w:r w:rsidRPr="00924919">
          <w:rPr>
            <w:b/>
            <w:bCs/>
          </w:rPr>
          <w:delText>1.</w:delText>
        </w:r>
      </w:del>
      <w:ins w:id="4" w:author="ALLISON BAIOLA SUÁREZ REYES" w:date="2025-11-21T22:21:00Z" w16du:dateUtc="2025-11-22T03:21:00Z">
        <w:r w:rsidR="00654E08">
          <w:t>DOCUMENTO DE ESPECIFICACIÓN DE</w:t>
        </w:r>
      </w:ins>
      <w:r w:rsidR="00654E08">
        <w:rPr>
          <w:rPrChange w:id="5" w:author="ALLISON BAIOLA SUÁREZ REYES" w:date="2025-11-21T22:21:00Z" w16du:dateUtc="2025-11-22T03:21:00Z">
            <w:rPr>
              <w:b/>
            </w:rPr>
          </w:rPrChange>
        </w:rPr>
        <w:t xml:space="preserve"> REQUERIMIENTOS </w:t>
      </w:r>
      <w:ins w:id="6" w:author="ALLISON BAIOLA SUÁREZ REYES" w:date="2025-11-21T22:21:00Z" w16du:dateUtc="2025-11-22T03:21:00Z">
        <w:r w:rsidR="00654E08">
          <w:t>DE SOFTWARE (DRS)</w:t>
        </w:r>
      </w:ins>
    </w:p>
    <w:p w14:paraId="3A0A9F31" w14:textId="77777777" w:rsidR="00654E08" w:rsidRDefault="00654E08" w:rsidP="00654E08">
      <w:pPr>
        <w:rPr>
          <w:ins w:id="7" w:author="ALLISON BAIOLA SUÁREZ REYES" w:date="2025-11-21T22:21:00Z" w16du:dateUtc="2025-11-22T03:21:00Z"/>
        </w:rPr>
      </w:pPr>
      <w:ins w:id="8" w:author="ALLISON BAIOLA SUÁREZ REYES" w:date="2025-11-21T22:21:00Z" w16du:dateUtc="2025-11-22T03:21:00Z">
        <w:r>
          <w:t>VERSIÓN 1.0</w:t>
        </w:r>
      </w:ins>
    </w:p>
    <w:p w14:paraId="448A00C7" w14:textId="77777777" w:rsidR="00654E08" w:rsidRDefault="00654E08" w:rsidP="00654E08">
      <w:pPr>
        <w:rPr>
          <w:ins w:id="9" w:author="ALLISON BAIOLA SUÁREZ REYES" w:date="2025-11-21T22:21:00Z" w16du:dateUtc="2025-11-22T03:21:00Z"/>
        </w:rPr>
      </w:pPr>
    </w:p>
    <w:p w14:paraId="02ADB7EE" w14:textId="7891C647" w:rsidR="00654E08" w:rsidRDefault="00654E08" w:rsidP="00654E08">
      <w:pPr>
        <w:rPr>
          <w:ins w:id="10" w:author="ALLISON BAIOLA SUÁREZ REYES" w:date="2025-11-21T22:21:00Z" w16du:dateUtc="2025-11-22T03:21:00Z"/>
        </w:rPr>
      </w:pPr>
      <w:ins w:id="11" w:author="ALLISON BAIOLA SUÁREZ REYES" w:date="2025-11-21T22:21:00Z" w16du:dateUtc="2025-11-22T03:21:00Z">
        <w:r>
          <w:t>PROYECTO: AGENDA PERSONAL DE CITAS</w:t>
        </w:r>
      </w:ins>
    </w:p>
    <w:p w14:paraId="5D75E3BA" w14:textId="77777777" w:rsidR="00654E08" w:rsidRDefault="00654E08" w:rsidP="00654E08">
      <w:pPr>
        <w:rPr>
          <w:ins w:id="12" w:author="ALLISON BAIOLA SUÁREZ REYES" w:date="2025-11-21T22:21:00Z" w16du:dateUtc="2025-11-22T03:21:00Z"/>
        </w:rPr>
      </w:pPr>
      <w:ins w:id="13" w:author="ALLISON BAIOLA SUÁREZ REYES" w:date="2025-11-21T22:21:00Z" w16du:dateUtc="2025-11-22T03:21:00Z">
        <w:r>
          <w:t>1. INTRODUCCIÓN</w:t>
        </w:r>
      </w:ins>
    </w:p>
    <w:p w14:paraId="0EAE2E3E" w14:textId="77777777" w:rsidR="00654E08" w:rsidRDefault="00654E08" w:rsidP="00654E08">
      <w:pPr>
        <w:rPr>
          <w:ins w:id="14" w:author="ALLISON BAIOLA SUÁREZ REYES" w:date="2025-11-21T22:21:00Z" w16du:dateUtc="2025-11-22T03:21:00Z"/>
        </w:rPr>
      </w:pPr>
    </w:p>
    <w:p w14:paraId="4B30B892" w14:textId="77777777" w:rsidR="00654E08" w:rsidRDefault="00654E08" w:rsidP="00654E08">
      <w:pPr>
        <w:rPr>
          <w:ins w:id="15" w:author="ALLISON BAIOLA SUÁREZ REYES" w:date="2025-11-21T22:21:00Z" w16du:dateUtc="2025-11-22T03:21:00Z"/>
        </w:rPr>
      </w:pPr>
      <w:ins w:id="16" w:author="ALLISON BAIOLA SUÁREZ REYES" w:date="2025-11-21T22:21:00Z" w16du:dateUtc="2025-11-22T03:21:00Z">
        <w:r>
          <w:t>1.1 Propósito</w:t>
        </w:r>
      </w:ins>
    </w:p>
    <w:p w14:paraId="27258DC9" w14:textId="77777777" w:rsidR="00654E08" w:rsidRDefault="00654E08" w:rsidP="00654E08">
      <w:pPr>
        <w:rPr>
          <w:ins w:id="17" w:author="ALLISON BAIOLA SUÁREZ REYES" w:date="2025-11-21T22:21:00Z" w16du:dateUtc="2025-11-22T03:21:00Z"/>
        </w:rPr>
      </w:pPr>
      <w:ins w:id="18" w:author="ALLISON BAIOLA SUÁREZ REYES" w:date="2025-11-21T22:21:00Z" w16du:dateUtc="2025-11-22T03:21:00Z">
        <w:r>
          <w:t>Este documento describe los requerimientos funcionales y no funcionales para el sistema de Agenda Personal de Citas versión 1.0.</w:t>
        </w:r>
      </w:ins>
    </w:p>
    <w:p w14:paraId="66BD1C34" w14:textId="77777777" w:rsidR="00654E08" w:rsidRDefault="00654E08" w:rsidP="00654E08">
      <w:pPr>
        <w:rPr>
          <w:ins w:id="19" w:author="ALLISON BAIOLA SUÁREZ REYES" w:date="2025-11-21T22:21:00Z" w16du:dateUtc="2025-11-22T03:21:00Z"/>
        </w:rPr>
      </w:pPr>
    </w:p>
    <w:p w14:paraId="7FEFDBF7" w14:textId="77777777" w:rsidR="00654E08" w:rsidRDefault="00654E08" w:rsidP="00654E08">
      <w:pPr>
        <w:rPr>
          <w:ins w:id="20" w:author="ALLISON BAIOLA SUÁREZ REYES" w:date="2025-11-21T22:21:00Z" w16du:dateUtc="2025-11-22T03:21:00Z"/>
        </w:rPr>
      </w:pPr>
      <w:ins w:id="21" w:author="ALLISON BAIOLA SUÁREZ REYES" w:date="2025-11-21T22:21:00Z" w16du:dateUtc="2025-11-22T03:21:00Z">
        <w:r>
          <w:t>1.2 Alcance</w:t>
        </w:r>
      </w:ins>
    </w:p>
    <w:p w14:paraId="2FD69435" w14:textId="77777777" w:rsidR="00654E08" w:rsidRDefault="00654E08" w:rsidP="00654E08">
      <w:pPr>
        <w:rPr>
          <w:ins w:id="22" w:author="ALLISON BAIOLA SUÁREZ REYES" w:date="2025-11-21T22:21:00Z" w16du:dateUtc="2025-11-22T03:21:00Z"/>
        </w:rPr>
      </w:pPr>
      <w:ins w:id="23" w:author="ALLISON BAIOLA SUÁREZ REYES" w:date="2025-11-21T22:21:00Z" w16du:dateUtc="2025-11-22T03:21:00Z">
        <w:r>
          <w:t>Sistema de gestión de citas personales que permite crear, editar, eliminar y visualizar compromisos.</w:t>
        </w:r>
      </w:ins>
    </w:p>
    <w:p w14:paraId="56008A4C" w14:textId="77777777" w:rsidR="00654E08" w:rsidRDefault="00654E08" w:rsidP="00654E08">
      <w:pPr>
        <w:rPr>
          <w:ins w:id="24" w:author="ALLISON BAIOLA SUÁREZ REYES" w:date="2025-11-21T22:21:00Z" w16du:dateUtc="2025-11-22T03:21:00Z"/>
        </w:rPr>
      </w:pPr>
    </w:p>
    <w:p w14:paraId="6DC665AA" w14:textId="77777777" w:rsidR="00654E08" w:rsidRDefault="00654E08" w:rsidP="00654E08">
      <w:pPr>
        <w:rPr>
          <w:ins w:id="25" w:author="ALLISON BAIOLA SUÁREZ REYES" w:date="2025-11-21T22:21:00Z" w16du:dateUtc="2025-11-22T03:21:00Z"/>
        </w:rPr>
      </w:pPr>
      <w:ins w:id="26" w:author="ALLISON BAIOLA SUÁREZ REYES" w:date="2025-11-21T22:21:00Z" w16du:dateUtc="2025-11-22T03:21:00Z">
        <w:r>
          <w:t>1.3 Definiciones</w:t>
        </w:r>
      </w:ins>
    </w:p>
    <w:p w14:paraId="6F3725B6" w14:textId="77777777" w:rsidR="00654E08" w:rsidRDefault="00654E08" w:rsidP="00654E08">
      <w:pPr>
        <w:rPr>
          <w:ins w:id="27" w:author="ALLISON BAIOLA SUÁREZ REYES" w:date="2025-11-21T22:21:00Z" w16du:dateUtc="2025-11-22T03:21:00Z"/>
        </w:rPr>
      </w:pPr>
      <w:ins w:id="28" w:author="ALLISON BAIOLA SUÁREZ REYES" w:date="2025-11-21T22:21:00Z" w16du:dateUtc="2025-11-22T03:21:00Z">
        <w:r>
          <w:t>- Cita: Compromiso programado con fecha, hora y descripción</w:t>
        </w:r>
      </w:ins>
    </w:p>
    <w:p w14:paraId="31AEBA2B" w14:textId="77777777" w:rsidR="00654E08" w:rsidRDefault="00654E08" w:rsidP="00654E08">
      <w:pPr>
        <w:rPr>
          <w:ins w:id="29" w:author="ALLISON BAIOLA SUÁREZ REYES" w:date="2025-11-21T22:21:00Z" w16du:dateUtc="2025-11-22T03:21:00Z"/>
        </w:rPr>
      </w:pPr>
      <w:ins w:id="30" w:author="ALLISON BAIOLA SUÁREZ REYES" w:date="2025-11-21T22:21:00Z" w16du:dateUtc="2025-11-22T03:21:00Z">
        <w:r>
          <w:t>- Usuario: Persona que utiliza la aplicación</w:t>
        </w:r>
      </w:ins>
    </w:p>
    <w:p w14:paraId="1728D1A0" w14:textId="77777777" w:rsidR="00654E08" w:rsidRDefault="00654E08" w:rsidP="00654E08">
      <w:pPr>
        <w:rPr>
          <w:ins w:id="31" w:author="ALLISON BAIOLA SUÁREZ REYES" w:date="2025-11-21T22:21:00Z" w16du:dateUtc="2025-11-22T03:21:00Z"/>
        </w:rPr>
      </w:pPr>
      <w:ins w:id="32" w:author="ALLISON BAIOLA SUÁREZ REYES" w:date="2025-11-21T22:21:00Z" w16du:dateUtc="2025-11-22T03:21:00Z">
        <w:r>
          <w:t>- CRUD: Crear, Leer, Actualizar, Eliminar</w:t>
        </w:r>
      </w:ins>
    </w:p>
    <w:p w14:paraId="13FE9DFA" w14:textId="77777777" w:rsidR="00654E08" w:rsidRDefault="00654E08" w:rsidP="00654E08">
      <w:pPr>
        <w:rPr>
          <w:moveTo w:id="33" w:author="ALLISON BAIOLA SUÁREZ REYES" w:date="2025-11-21T22:21:00Z" w16du:dateUtc="2025-11-22T03:21:00Z"/>
        </w:rPr>
      </w:pPr>
      <w:moveToRangeStart w:id="34" w:author="ALLISON BAIOLA SUÁREZ REYES" w:date="2025-11-21T22:21:00Z" w:name="move214656099"/>
    </w:p>
    <w:p w14:paraId="29FF31CD" w14:textId="77777777" w:rsidR="00654E08" w:rsidRDefault="00654E08" w:rsidP="00654E08">
      <w:pPr>
        <w:rPr>
          <w:rPrChange w:id="35" w:author="ALLISON BAIOLA SUÁREZ REYES" w:date="2025-11-21T22:21:00Z" w16du:dateUtc="2025-11-22T03:21:00Z">
            <w:rPr>
              <w:b/>
            </w:rPr>
          </w:rPrChange>
        </w:rPr>
      </w:pPr>
      <w:moveTo w:id="36" w:author="ALLISON BAIOLA SUÁREZ REYES" w:date="2025-11-21T22:21:00Z" w16du:dateUtc="2025-11-22T03:21:00Z">
        <w:r>
          <w:rPr>
            <w:rPrChange w:id="37" w:author="ALLISON BAIOLA SUÁREZ REYES" w:date="2025-11-21T22:21:00Z" w16du:dateUtc="2025-11-22T03:21:00Z">
              <w:rPr>
                <w:b/>
              </w:rPr>
            </w:rPrChange>
          </w:rPr>
          <w:t xml:space="preserve">2. REQUERIMIENTOS </w:t>
        </w:r>
      </w:moveTo>
      <w:moveToRangeEnd w:id="34"/>
      <w:r>
        <w:rPr>
          <w:rPrChange w:id="38" w:author="ALLISON BAIOLA SUÁREZ REYES" w:date="2025-11-21T22:21:00Z" w16du:dateUtc="2025-11-22T03:21:00Z">
            <w:rPr>
              <w:b/>
            </w:rPr>
          </w:rPrChange>
        </w:rPr>
        <w:t>FUNCIONALES</w:t>
      </w:r>
    </w:p>
    <w:p w14:paraId="3E8F7233" w14:textId="77777777" w:rsidR="00924919" w:rsidRPr="00924919" w:rsidRDefault="00924919" w:rsidP="00924919">
      <w:pPr>
        <w:rPr>
          <w:del w:id="39" w:author="ALLISON BAIOLA SUÁREZ REYES" w:date="2025-11-21T22:21:00Z" w16du:dateUtc="2025-11-22T03:21:00Z"/>
          <w:b/>
          <w:bCs/>
        </w:rPr>
      </w:pPr>
      <w:del w:id="40" w:author="ALLISON BAIOLA SUÁREZ REYES" w:date="2025-11-21T22:21:00Z" w16du:dateUtc="2025-11-22T03:21:00Z">
        <w:r w:rsidRPr="00924919">
          <w:rPr>
            <w:b/>
            <w:bCs/>
          </w:rPr>
          <w:delText>RF-001: Registro de Usuario</w:delText>
        </w:r>
      </w:del>
    </w:p>
    <w:p w14:paraId="3E263EDE" w14:textId="77777777" w:rsidR="00654E08" w:rsidRDefault="00654E08" w:rsidP="00654E08">
      <w:pPr>
        <w:rPr>
          <w:ins w:id="41" w:author="ALLISON BAIOLA SUÁREZ REYES" w:date="2025-11-21T22:21:00Z" w16du:dateUtc="2025-11-22T03:21:00Z"/>
        </w:rPr>
      </w:pPr>
    </w:p>
    <w:p w14:paraId="5C46A9BB" w14:textId="77777777" w:rsidR="00654E08" w:rsidRDefault="00654E08" w:rsidP="00654E08">
      <w:pPr>
        <w:rPr>
          <w:ins w:id="42" w:author="ALLISON BAIOLA SUÁREZ REYES" w:date="2025-11-21T22:21:00Z" w16du:dateUtc="2025-11-22T03:21:00Z"/>
        </w:rPr>
      </w:pPr>
      <w:ins w:id="43" w:author="ALLISON BAIOLA SUÁREZ REYES" w:date="2025-11-21T22:21:00Z" w16du:dateUtc="2025-11-22T03:21:00Z">
        <w:r>
          <w:t>RF-01: Crear Cita</w:t>
        </w:r>
      </w:ins>
    </w:p>
    <w:p w14:paraId="1DEA5808" w14:textId="2DFBFD21" w:rsidR="00654E08" w:rsidRDefault="00654E08" w:rsidP="00654E08">
      <w:moveFromRangeStart w:id="44" w:author="ALLISON BAIOLA SUÁREZ REYES" w:date="2025-11-21T22:21:00Z" w:name="move214656100"/>
      <w:moveFrom w:id="45" w:author="ALLISON BAIOLA SUÁREZ REYES" w:date="2025-11-21T22:21:00Z" w16du:dateUtc="2025-11-22T03:21:00Z">
        <w:r>
          <w:rPr>
            <w:rPrChange w:id="46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From>
      <w:moveFromRangeEnd w:id="44"/>
      <w:del w:id="47" w:author="ALLISON BAIOLA SUÁREZ REYES" w:date="2025-11-21T22:21:00Z" w16du:dateUtc="2025-11-22T03:21:00Z">
        <w:r w:rsidR="00924919" w:rsidRPr="00924919">
          <w:br/>
        </w:r>
      </w:del>
      <w:r>
        <w:rPr>
          <w:rPrChange w:id="48" w:author="ALLISON BAIOLA SUÁREZ REYES" w:date="2025-11-21T22:21:00Z" w16du:dateUtc="2025-11-22T03:21:00Z">
            <w:rPr>
              <w:b/>
            </w:rPr>
          </w:rPrChange>
        </w:rPr>
        <w:t>Descripción:</w:t>
      </w:r>
      <w:r>
        <w:t xml:space="preserve"> El sistema debe permitir </w:t>
      </w:r>
      <w:del w:id="49" w:author="ALLISON BAIOLA SUÁREZ REYES" w:date="2025-11-21T22:21:00Z" w16du:dateUtc="2025-11-22T03:21:00Z">
        <w:r w:rsidR="00924919" w:rsidRPr="00924919">
          <w:delText>el registro de nuevos usuarios mediante un formulario web</w:delText>
        </w:r>
      </w:del>
      <w:ins w:id="50" w:author="ALLISON BAIOLA SUÁREZ REYES" w:date="2025-11-21T22:21:00Z" w16du:dateUtc="2025-11-22T03:21:00Z">
        <w:r>
          <w:t>al usuario crear una nueva cita ingresando título, fecha, hora, duración y descripción</w:t>
        </w:r>
      </w:ins>
      <w:r>
        <w:t>.</w:t>
      </w:r>
    </w:p>
    <w:p w14:paraId="423FF05D" w14:textId="372AB979" w:rsidR="00654E08" w:rsidRDefault="00924919" w:rsidP="00654E08">
      <w:pPr>
        <w:rPr>
          <w:ins w:id="51" w:author="ALLISON BAIOLA SUÁREZ REYES" w:date="2025-11-21T22:21:00Z" w16du:dateUtc="2025-11-22T03:21:00Z"/>
        </w:rPr>
      </w:pPr>
      <w:del w:id="52" w:author="ALLISON BAIOLA SUÁREZ REYES" w:date="2025-11-21T22:21:00Z" w16du:dateUtc="2025-11-22T03:21:00Z">
        <w:r w:rsidRPr="00924919">
          <w:rPr>
            <w:b/>
            <w:bCs/>
          </w:rPr>
          <w:delText xml:space="preserve">Criterios </w:delText>
        </w:r>
      </w:del>
      <w:moveToRangeStart w:id="53" w:author="ALLISON BAIOLA SUÁREZ REYES" w:date="2025-11-21T22:21:00Z" w:name="move214656100"/>
      <w:moveTo w:id="54" w:author="ALLISON BAIOLA SUÁREZ REYES" w:date="2025-11-21T22:21:00Z" w16du:dateUtc="2025-11-22T03:21:00Z">
        <w:r w:rsidR="00654E08">
          <w:rPr>
            <w:rPrChange w:id="55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 w:rsidR="00654E08">
          <w:t xml:space="preserve"> Alta</w:t>
        </w:r>
      </w:moveTo>
      <w:moveToRangeEnd w:id="53"/>
    </w:p>
    <w:p w14:paraId="29F5083D" w14:textId="77777777" w:rsidR="00654E08" w:rsidRDefault="00654E08" w:rsidP="00654E08">
      <w:pPr>
        <w:rPr>
          <w:ins w:id="56" w:author="ALLISON BAIOLA SUÁREZ REYES" w:date="2025-11-21T22:21:00Z" w16du:dateUtc="2025-11-22T03:21:00Z"/>
        </w:rPr>
      </w:pPr>
      <w:ins w:id="57" w:author="ALLISON BAIOLA SUÁREZ REYES" w:date="2025-11-21T22:21:00Z" w16du:dateUtc="2025-11-22T03:21:00Z">
        <w:r>
          <w:t>Estado: Aprobado</w:t>
        </w:r>
      </w:ins>
    </w:p>
    <w:p w14:paraId="3849C794" w14:textId="77777777" w:rsidR="00654E08" w:rsidRDefault="00654E08" w:rsidP="00654E08">
      <w:pPr>
        <w:rPr>
          <w:moveTo w:id="58" w:author="ALLISON BAIOLA SUÁREZ REYES" w:date="2025-11-21T22:21:00Z" w16du:dateUtc="2025-11-22T03:21:00Z"/>
        </w:rPr>
      </w:pPr>
      <w:moveToRangeStart w:id="59" w:author="ALLISON BAIOLA SUÁREZ REYES" w:date="2025-11-21T22:21:00Z" w:name="move214656101"/>
    </w:p>
    <w:p w14:paraId="017A542F" w14:textId="77777777" w:rsidR="00654E08" w:rsidRDefault="00654E08" w:rsidP="00654E08">
      <w:pPr>
        <w:rPr>
          <w:ins w:id="60" w:author="ALLISON BAIOLA SUÁREZ REYES" w:date="2025-11-21T22:21:00Z" w16du:dateUtc="2025-11-22T03:21:00Z"/>
        </w:rPr>
      </w:pPr>
      <w:moveTo w:id="61" w:author="ALLISON BAIOLA SUÁREZ REYES" w:date="2025-11-21T22:21:00Z" w16du:dateUtc="2025-11-22T03:21:00Z">
        <w:r>
          <w:rPr>
            <w:rPrChange w:id="62" w:author="ALLISON BAIOLA SUÁREZ REYES" w:date="2025-11-21T22:21:00Z" w16du:dateUtc="2025-11-22T03:21:00Z">
              <w:rPr>
                <w:b/>
              </w:rPr>
            </w:rPrChange>
          </w:rPr>
          <w:lastRenderedPageBreak/>
          <w:t>RF-</w:t>
        </w:r>
      </w:moveTo>
      <w:moveToRangeEnd w:id="59"/>
      <w:ins w:id="63" w:author="ALLISON BAIOLA SUÁREZ REYES" w:date="2025-11-21T22:21:00Z" w16du:dateUtc="2025-11-22T03:21:00Z">
        <w:r>
          <w:t>02: Editar Cita</w:t>
        </w:r>
      </w:ins>
    </w:p>
    <w:p w14:paraId="4CFC3344" w14:textId="77777777" w:rsidR="00654E08" w:rsidRDefault="00654E08" w:rsidP="00654E08">
      <w:pPr>
        <w:rPr>
          <w:ins w:id="64" w:author="ALLISON BAIOLA SUÁREZ REYES" w:date="2025-11-21T22:21:00Z" w16du:dateUtc="2025-11-22T03:21:00Z"/>
        </w:rPr>
      </w:pPr>
      <w:ins w:id="65" w:author="ALLISON BAIOLA SUÁREZ REYES" w:date="2025-11-21T22:21:00Z" w16du:dateUtc="2025-11-22T03:21:00Z">
        <w:r>
          <w:t>Descripción: El sistema debe permitir modificar cualquier campo de una cita existente.</w:t>
        </w:r>
      </w:ins>
    </w:p>
    <w:p w14:paraId="02478748" w14:textId="77777777" w:rsidR="00654E08" w:rsidRDefault="00654E08" w:rsidP="00654E08">
      <w:pPr>
        <w:rPr>
          <w:ins w:id="66" w:author="ALLISON BAIOLA SUÁREZ REYES" w:date="2025-11-21T22:21:00Z" w16du:dateUtc="2025-11-22T03:21:00Z"/>
        </w:rPr>
      </w:pPr>
      <w:moveToRangeStart w:id="67" w:author="ALLISON BAIOLA SUÁREZ REYES" w:date="2025-11-21T22:21:00Z" w:name="move214656102"/>
      <w:moveTo w:id="68" w:author="ALLISON BAIOLA SUÁREZ REYES" w:date="2025-11-21T22:21:00Z" w16du:dateUtc="2025-11-22T03:21:00Z">
        <w:r>
          <w:rPr>
            <w:rPrChange w:id="69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To>
      <w:moveToRangeEnd w:id="67"/>
    </w:p>
    <w:p w14:paraId="0D1D905A" w14:textId="77777777" w:rsidR="00654E08" w:rsidRDefault="00654E08" w:rsidP="00654E08">
      <w:pPr>
        <w:rPr>
          <w:ins w:id="70" w:author="ALLISON BAIOLA SUÁREZ REYES" w:date="2025-11-21T22:21:00Z" w16du:dateUtc="2025-11-22T03:21:00Z"/>
        </w:rPr>
      </w:pPr>
      <w:ins w:id="71" w:author="ALLISON BAIOLA SUÁREZ REYES" w:date="2025-11-21T22:21:00Z" w16du:dateUtc="2025-11-22T03:21:00Z">
        <w:r>
          <w:t>Estado: Aprobado</w:t>
        </w:r>
      </w:ins>
    </w:p>
    <w:p w14:paraId="42379335" w14:textId="77777777" w:rsidR="00654E08" w:rsidRDefault="00654E08" w:rsidP="00654E08">
      <w:pPr>
        <w:rPr>
          <w:moveTo w:id="72" w:author="ALLISON BAIOLA SUÁREZ REYES" w:date="2025-11-21T22:21:00Z" w16du:dateUtc="2025-11-22T03:21:00Z"/>
        </w:rPr>
      </w:pPr>
      <w:moveToRangeStart w:id="73" w:author="ALLISON BAIOLA SUÁREZ REYES" w:date="2025-11-21T22:21:00Z" w:name="move214656103"/>
    </w:p>
    <w:p w14:paraId="7D1A32AA" w14:textId="77777777" w:rsidR="00924919" w:rsidRPr="00924919" w:rsidRDefault="00654E08" w:rsidP="00924919">
      <w:pPr>
        <w:rPr>
          <w:del w:id="74" w:author="ALLISON BAIOLA SUÁREZ REYES" w:date="2025-11-21T22:21:00Z" w16du:dateUtc="2025-11-22T03:21:00Z"/>
        </w:rPr>
      </w:pPr>
      <w:moveTo w:id="75" w:author="ALLISON BAIOLA SUÁREZ REYES" w:date="2025-11-21T22:21:00Z" w16du:dateUtc="2025-11-22T03:21:00Z">
        <w:r>
          <w:rPr>
            <w:rPrChange w:id="76" w:author="ALLISON BAIOLA SUÁREZ REYES" w:date="2025-11-21T22:21:00Z" w16du:dateUtc="2025-11-22T03:21:00Z">
              <w:rPr>
                <w:b/>
              </w:rPr>
            </w:rPrChange>
          </w:rPr>
          <w:t>RF-</w:t>
        </w:r>
      </w:moveTo>
      <w:moveToRangeEnd w:id="73"/>
      <w:del w:id="77" w:author="ALLISON BAIOLA SUÁREZ REYES" w:date="2025-11-21T22:21:00Z" w16du:dateUtc="2025-11-22T03:21:00Z">
        <w:r w:rsidR="00924919" w:rsidRPr="00924919">
          <w:rPr>
            <w:b/>
            <w:bCs/>
          </w:rPr>
          <w:delText>de Aceptación:</w:delText>
        </w:r>
      </w:del>
    </w:p>
    <w:p w14:paraId="69171FCD" w14:textId="7116B08C" w:rsidR="00654E08" w:rsidRDefault="00924919" w:rsidP="00654E08">
      <w:pPr>
        <w:rPr>
          <w:ins w:id="78" w:author="ALLISON BAIOLA SUÁREZ REYES" w:date="2025-11-21T22:21:00Z" w16du:dateUtc="2025-11-22T03:21:00Z"/>
        </w:rPr>
      </w:pPr>
      <w:del w:id="79" w:author="ALLISON BAIOLA SUÁREZ REYES" w:date="2025-11-21T22:21:00Z" w16du:dateUtc="2025-11-22T03:21:00Z">
        <w:r w:rsidRPr="00924919">
          <w:delText xml:space="preserve">El usuario debe proporcionar: nombre completo, email, contraseña, </w:delText>
        </w:r>
      </w:del>
      <w:ins w:id="80" w:author="ALLISON BAIOLA SUÁREZ REYES" w:date="2025-11-21T22:21:00Z" w16du:dateUtc="2025-11-22T03:21:00Z">
        <w:r w:rsidR="00654E08">
          <w:t>03: Eliminar Cita</w:t>
        </w:r>
      </w:ins>
    </w:p>
    <w:p w14:paraId="372BD7EF" w14:textId="77777777" w:rsidR="00654E08" w:rsidRDefault="00654E08" w:rsidP="00654E08">
      <w:pPr>
        <w:rPr>
          <w:ins w:id="81" w:author="ALLISON BAIOLA SUÁREZ REYES" w:date="2025-11-21T22:21:00Z" w16du:dateUtc="2025-11-22T03:21:00Z"/>
        </w:rPr>
      </w:pPr>
      <w:ins w:id="82" w:author="ALLISON BAIOLA SUÁREZ REYES" w:date="2025-11-21T22:21:00Z" w16du:dateUtc="2025-11-22T03:21:00Z">
        <w:r>
          <w:t xml:space="preserve">Descripción: El sistema debe permitir eliminar una cita con </w:t>
        </w:r>
      </w:ins>
      <w:r>
        <w:t xml:space="preserve">confirmación </w:t>
      </w:r>
      <w:ins w:id="83" w:author="ALLISON BAIOLA SUÁREZ REYES" w:date="2025-11-21T22:21:00Z" w16du:dateUtc="2025-11-22T03:21:00Z">
        <w:r>
          <w:t>previa.</w:t>
        </w:r>
      </w:ins>
    </w:p>
    <w:p w14:paraId="2807CB36" w14:textId="77777777" w:rsidR="00654E08" w:rsidRDefault="00654E08" w:rsidP="00654E08">
      <w:pPr>
        <w:rPr>
          <w:ins w:id="84" w:author="ALLISON BAIOLA SUÁREZ REYES" w:date="2025-11-21T22:21:00Z" w16du:dateUtc="2025-11-22T03:21:00Z"/>
        </w:rPr>
      </w:pPr>
      <w:moveToRangeStart w:id="85" w:author="ALLISON BAIOLA SUÁREZ REYES" w:date="2025-11-21T22:21:00Z" w:name="move214656104"/>
      <w:moveTo w:id="86" w:author="ALLISON BAIOLA SUÁREZ REYES" w:date="2025-11-21T22:21:00Z" w16du:dateUtc="2025-11-22T03:21:00Z">
        <w:r>
          <w:rPr>
            <w:rPrChange w:id="87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To>
      <w:moveToRangeEnd w:id="85"/>
    </w:p>
    <w:p w14:paraId="4E0B92DC" w14:textId="77777777" w:rsidR="00654E08" w:rsidRDefault="00654E08" w:rsidP="00654E08">
      <w:pPr>
        <w:rPr>
          <w:ins w:id="88" w:author="ALLISON BAIOLA SUÁREZ REYES" w:date="2025-11-21T22:21:00Z" w16du:dateUtc="2025-11-22T03:21:00Z"/>
        </w:rPr>
      </w:pPr>
      <w:ins w:id="89" w:author="ALLISON BAIOLA SUÁREZ REYES" w:date="2025-11-21T22:21:00Z" w16du:dateUtc="2025-11-22T03:21:00Z">
        <w:r>
          <w:t>Estado: Aprobado</w:t>
        </w:r>
      </w:ins>
    </w:p>
    <w:p w14:paraId="2D0DDD43" w14:textId="77777777" w:rsidR="00654E08" w:rsidRDefault="00654E08" w:rsidP="00654E08">
      <w:pPr>
        <w:rPr>
          <w:moveTo w:id="90" w:author="ALLISON BAIOLA SUÁREZ REYES" w:date="2025-11-21T22:21:00Z" w16du:dateUtc="2025-11-22T03:21:00Z"/>
        </w:rPr>
      </w:pPr>
      <w:moveToRangeStart w:id="91" w:author="ALLISON BAIOLA SUÁREZ REYES" w:date="2025-11-21T22:21:00Z" w:name="move214656105"/>
    </w:p>
    <w:p w14:paraId="07EE16EE" w14:textId="77777777" w:rsidR="00654E08" w:rsidRDefault="00654E08" w:rsidP="00654E08">
      <w:pPr>
        <w:rPr>
          <w:ins w:id="92" w:author="ALLISON BAIOLA SUÁREZ REYES" w:date="2025-11-21T22:21:00Z" w16du:dateUtc="2025-11-22T03:21:00Z"/>
        </w:rPr>
      </w:pPr>
      <w:moveTo w:id="93" w:author="ALLISON BAIOLA SUÁREZ REYES" w:date="2025-11-21T22:21:00Z" w16du:dateUtc="2025-11-22T03:21:00Z">
        <w:r>
          <w:rPr>
            <w:rPrChange w:id="94" w:author="ALLISON BAIOLA SUÁREZ REYES" w:date="2025-11-21T22:21:00Z" w16du:dateUtc="2025-11-22T03:21:00Z">
              <w:rPr>
                <w:b/>
              </w:rPr>
            </w:rPrChange>
          </w:rPr>
          <w:t>RF-</w:t>
        </w:r>
      </w:moveTo>
      <w:moveToRangeEnd w:id="91"/>
      <w:ins w:id="95" w:author="ALLISON BAIOLA SUÁREZ REYES" w:date="2025-11-21T22:21:00Z" w16du:dateUtc="2025-11-22T03:21:00Z">
        <w:r>
          <w:t>04: Visualizar Citas</w:t>
        </w:r>
      </w:ins>
    </w:p>
    <w:p w14:paraId="53F255CB" w14:textId="77777777" w:rsidR="00654E08" w:rsidRDefault="00654E08" w:rsidP="00654E08">
      <w:pPr>
        <w:rPr>
          <w:ins w:id="96" w:author="ALLISON BAIOLA SUÁREZ REYES" w:date="2025-11-21T22:21:00Z" w16du:dateUtc="2025-11-22T03:21:00Z"/>
        </w:rPr>
      </w:pPr>
      <w:ins w:id="97" w:author="ALLISON BAIOLA SUÁREZ REYES" w:date="2025-11-21T22:21:00Z" w16du:dateUtc="2025-11-22T03:21:00Z">
        <w:r>
          <w:t xml:space="preserve">Descripción: El sistema debe mostrar las citas en vista </w:t>
        </w:r>
      </w:ins>
      <w:r>
        <w:t xml:space="preserve">de </w:t>
      </w:r>
      <w:ins w:id="98" w:author="ALLISON BAIOLA SUÁREZ REYES" w:date="2025-11-21T22:21:00Z" w16du:dateUtc="2025-11-22T03:21:00Z">
        <w:r>
          <w:t>lista ordenadas cronológicamente.</w:t>
        </w:r>
      </w:ins>
    </w:p>
    <w:p w14:paraId="12D22278" w14:textId="77777777" w:rsidR="00654E08" w:rsidRDefault="00654E08" w:rsidP="00654E08">
      <w:pPr>
        <w:rPr>
          <w:ins w:id="99" w:author="ALLISON BAIOLA SUÁREZ REYES" w:date="2025-11-21T22:21:00Z" w16du:dateUtc="2025-11-22T03:21:00Z"/>
        </w:rPr>
      </w:pPr>
      <w:moveToRangeStart w:id="100" w:author="ALLISON BAIOLA SUÁREZ REYES" w:date="2025-11-21T22:21:00Z" w:name="move214656106"/>
      <w:moveTo w:id="101" w:author="ALLISON BAIOLA SUÁREZ REYES" w:date="2025-11-21T22:21:00Z" w16du:dateUtc="2025-11-22T03:21:00Z">
        <w:r>
          <w:rPr>
            <w:rPrChange w:id="102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To>
      <w:moveToRangeEnd w:id="100"/>
    </w:p>
    <w:p w14:paraId="22810147" w14:textId="77777777" w:rsidR="00654E08" w:rsidRDefault="00654E08" w:rsidP="00654E08">
      <w:pPr>
        <w:rPr>
          <w:ins w:id="103" w:author="ALLISON BAIOLA SUÁREZ REYES" w:date="2025-11-21T22:21:00Z" w16du:dateUtc="2025-11-22T03:21:00Z"/>
        </w:rPr>
      </w:pPr>
      <w:ins w:id="104" w:author="ALLISON BAIOLA SUÁREZ REYES" w:date="2025-11-21T22:21:00Z" w16du:dateUtc="2025-11-22T03:21:00Z">
        <w:r>
          <w:t>Estado: Aprobado</w:t>
        </w:r>
      </w:ins>
    </w:p>
    <w:p w14:paraId="4A1AD6A9" w14:textId="77777777" w:rsidR="00654E08" w:rsidRDefault="00654E08" w:rsidP="00654E08">
      <w:pPr>
        <w:rPr>
          <w:moveTo w:id="105" w:author="ALLISON BAIOLA SUÁREZ REYES" w:date="2025-11-21T22:21:00Z" w16du:dateUtc="2025-11-22T03:21:00Z"/>
        </w:rPr>
      </w:pPr>
      <w:moveToRangeStart w:id="106" w:author="ALLISON BAIOLA SUÁREZ REYES" w:date="2025-11-21T22:21:00Z" w:name="move214656107"/>
    </w:p>
    <w:p w14:paraId="02A9F162" w14:textId="77777777" w:rsidR="00654E08" w:rsidRDefault="00654E08" w:rsidP="00654E08">
      <w:pPr>
        <w:rPr>
          <w:ins w:id="107" w:author="ALLISON BAIOLA SUÁREZ REYES" w:date="2025-11-21T22:21:00Z" w16du:dateUtc="2025-11-22T03:21:00Z"/>
        </w:rPr>
      </w:pPr>
      <w:moveTo w:id="108" w:author="ALLISON BAIOLA SUÁREZ REYES" w:date="2025-11-21T22:21:00Z" w16du:dateUtc="2025-11-22T03:21:00Z">
        <w:r>
          <w:rPr>
            <w:rPrChange w:id="109" w:author="ALLISON BAIOLA SUÁREZ REYES" w:date="2025-11-21T22:21:00Z" w16du:dateUtc="2025-11-22T03:21:00Z">
              <w:rPr>
                <w:b/>
              </w:rPr>
            </w:rPrChange>
          </w:rPr>
          <w:t>RF-</w:t>
        </w:r>
      </w:moveTo>
      <w:moveToRangeEnd w:id="106"/>
      <w:ins w:id="110" w:author="ALLISON BAIOLA SUÁREZ REYES" w:date="2025-11-21T22:21:00Z" w16du:dateUtc="2025-11-22T03:21:00Z">
        <w:r>
          <w:t>05: Buscar Citas</w:t>
        </w:r>
      </w:ins>
    </w:p>
    <w:p w14:paraId="4C9DE3DD" w14:textId="77777777" w:rsidR="00654E08" w:rsidRDefault="00654E08" w:rsidP="00654E08">
      <w:pPr>
        <w:rPr>
          <w:ins w:id="111" w:author="ALLISON BAIOLA SUÁREZ REYES" w:date="2025-11-21T22:21:00Z" w16du:dateUtc="2025-11-22T03:21:00Z"/>
        </w:rPr>
      </w:pPr>
      <w:ins w:id="112" w:author="ALLISON BAIOLA SUÁREZ REYES" w:date="2025-11-21T22:21:00Z" w16du:dateUtc="2025-11-22T03:21:00Z">
        <w:r>
          <w:t>Descripción: El sistema debe permitir buscar citas por título, fecha o descripción.</w:t>
        </w:r>
      </w:ins>
    </w:p>
    <w:p w14:paraId="603B7605" w14:textId="77777777" w:rsidR="00654E08" w:rsidRDefault="00654E08" w:rsidP="00654E08">
      <w:pPr>
        <w:rPr>
          <w:ins w:id="113" w:author="ALLISON BAIOLA SUÁREZ REYES" w:date="2025-11-21T22:21:00Z" w16du:dateUtc="2025-11-22T03:21:00Z"/>
        </w:rPr>
      </w:pPr>
      <w:moveToRangeStart w:id="114" w:author="ALLISON BAIOLA SUÁREZ REYES" w:date="2025-11-21T22:21:00Z" w:name="move214656108"/>
      <w:moveTo w:id="115" w:author="ALLISON BAIOLA SUÁREZ REYES" w:date="2025-11-21T22:21:00Z" w16du:dateUtc="2025-11-22T03:21:00Z">
        <w:r>
          <w:rPr>
            <w:rPrChange w:id="116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To>
      <w:moveToRangeEnd w:id="114"/>
    </w:p>
    <w:p w14:paraId="642B7B66" w14:textId="77777777" w:rsidR="00654E08" w:rsidRDefault="00654E08" w:rsidP="00654E08">
      <w:pPr>
        <w:rPr>
          <w:ins w:id="117" w:author="ALLISON BAIOLA SUÁREZ REYES" w:date="2025-11-21T22:21:00Z" w16du:dateUtc="2025-11-22T03:21:00Z"/>
        </w:rPr>
      </w:pPr>
      <w:ins w:id="118" w:author="ALLISON BAIOLA SUÁREZ REYES" w:date="2025-11-21T22:21:00Z" w16du:dateUtc="2025-11-22T03:21:00Z">
        <w:r>
          <w:t>Estado: Aprobado</w:t>
        </w:r>
      </w:ins>
    </w:p>
    <w:p w14:paraId="7329F33C" w14:textId="77777777" w:rsidR="00654E08" w:rsidRDefault="00654E08" w:rsidP="00654E08">
      <w:pPr>
        <w:rPr>
          <w:moveTo w:id="119" w:author="ALLISON BAIOLA SUÁREZ REYES" w:date="2025-11-21T22:21:00Z" w16du:dateUtc="2025-11-22T03:21:00Z"/>
        </w:rPr>
      </w:pPr>
      <w:moveToRangeStart w:id="120" w:author="ALLISON BAIOLA SUÁREZ REYES" w:date="2025-11-21T22:21:00Z" w:name="move214656109"/>
    </w:p>
    <w:p w14:paraId="2B653651" w14:textId="586A4499" w:rsidR="00654E08" w:rsidRDefault="00654E08" w:rsidP="00654E08">
      <w:pPr>
        <w:pPrChange w:id="121" w:author="ALLISON BAIOLA SUÁREZ REYES" w:date="2025-11-21T22:21:00Z" w16du:dateUtc="2025-11-22T03:21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moveTo w:id="122" w:author="ALLISON BAIOLA SUÁREZ REYES" w:date="2025-11-21T22:21:00Z" w16du:dateUtc="2025-11-22T03:21:00Z">
        <w:r>
          <w:rPr>
            <w:rPrChange w:id="123" w:author="ALLISON BAIOLA SUÁREZ REYES" w:date="2025-11-21T22:21:00Z" w16du:dateUtc="2025-11-22T03:21:00Z">
              <w:rPr>
                <w:b/>
              </w:rPr>
            </w:rPrChange>
          </w:rPr>
          <w:t>RF-</w:t>
        </w:r>
      </w:moveTo>
      <w:moveToRangeEnd w:id="120"/>
      <w:del w:id="124" w:author="ALLISON BAIOLA SUÁREZ REYES" w:date="2025-11-21T22:21:00Z" w16du:dateUtc="2025-11-22T03:21:00Z">
        <w:r w:rsidR="00924919" w:rsidRPr="00924919">
          <w:delText>contraseña y fecha</w:delText>
        </w:r>
      </w:del>
      <w:ins w:id="125" w:author="ALLISON BAIOLA SUÁREZ REYES" w:date="2025-11-21T22:21:00Z" w16du:dateUtc="2025-11-22T03:21:00Z">
        <w:r>
          <w:t>06: Vista</w:t>
        </w:r>
      </w:ins>
      <w:r>
        <w:t xml:space="preserve"> de </w:t>
      </w:r>
      <w:del w:id="126" w:author="ALLISON BAIOLA SUÁREZ REYES" w:date="2025-11-21T22:21:00Z" w16du:dateUtc="2025-11-22T03:21:00Z">
        <w:r w:rsidR="00924919" w:rsidRPr="00924919">
          <w:delText>nacimiento</w:delText>
        </w:r>
      </w:del>
      <w:ins w:id="127" w:author="ALLISON BAIOLA SUÁREZ REYES" w:date="2025-11-21T22:21:00Z" w16du:dateUtc="2025-11-22T03:21:00Z">
        <w:r>
          <w:t>Calendario</w:t>
        </w:r>
      </w:ins>
    </w:p>
    <w:p w14:paraId="64E17C18" w14:textId="7FD68B3A" w:rsidR="00654E08" w:rsidRDefault="00654E08" w:rsidP="00654E08">
      <w:pPr>
        <w:rPr>
          <w:ins w:id="128" w:author="ALLISON BAIOLA SUÁREZ REYES" w:date="2025-11-21T22:21:00Z" w16du:dateUtc="2025-11-22T03:21:00Z"/>
        </w:rPr>
      </w:pPr>
      <w:ins w:id="129" w:author="ALLISON BAIOLA SUÁREZ REYES" w:date="2025-11-21T22:21:00Z" w16du:dateUtc="2025-11-22T03:21:00Z">
        <w:r>
          <w:t xml:space="preserve">Descripción: </w:t>
        </w:r>
      </w:ins>
      <w:r>
        <w:t xml:space="preserve">El sistema debe </w:t>
      </w:r>
      <w:del w:id="130" w:author="ALLISON BAIOLA SUÁREZ REYES" w:date="2025-11-21T22:21:00Z" w16du:dateUtc="2025-11-22T03:21:00Z">
        <w:r w:rsidR="00924919" w:rsidRPr="00924919">
          <w:delText>validar todos los campos antes</w:delText>
        </w:r>
      </w:del>
      <w:ins w:id="131" w:author="ALLISON BAIOLA SUÁREZ REYES" w:date="2025-11-21T22:21:00Z" w16du:dateUtc="2025-11-22T03:21:00Z">
        <w:r>
          <w:t>ofrecer vista mensual</w:t>
        </w:r>
      </w:ins>
      <w:r>
        <w:t xml:space="preserve"> de </w:t>
      </w:r>
      <w:ins w:id="132" w:author="ALLISON BAIOLA SUÁREZ REYES" w:date="2025-11-21T22:21:00Z" w16du:dateUtc="2025-11-22T03:21:00Z">
        <w:r>
          <w:t>calendario con las citas.</w:t>
        </w:r>
      </w:ins>
    </w:p>
    <w:p w14:paraId="3962872D" w14:textId="77777777" w:rsidR="00654E08" w:rsidRDefault="00654E08" w:rsidP="00654E08">
      <w:pPr>
        <w:rPr>
          <w:ins w:id="133" w:author="ALLISON BAIOLA SUÁREZ REYES" w:date="2025-11-21T22:21:00Z" w16du:dateUtc="2025-11-22T03:21:00Z"/>
        </w:rPr>
      </w:pPr>
      <w:moveToRangeStart w:id="134" w:author="ALLISON BAIOLA SUÁREZ REYES" w:date="2025-11-21T22:21:00Z" w:name="move214656110"/>
      <w:moveTo w:id="135" w:author="ALLISON BAIOLA SUÁREZ REYES" w:date="2025-11-21T22:21:00Z" w16du:dateUtc="2025-11-22T03:21:00Z">
        <w:r>
          <w:rPr>
            <w:rPrChange w:id="136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To>
      <w:moveToRangeEnd w:id="134"/>
    </w:p>
    <w:p w14:paraId="13E896C0" w14:textId="77777777" w:rsidR="00654E08" w:rsidRDefault="00654E08" w:rsidP="00654E08">
      <w:pPr>
        <w:rPr>
          <w:ins w:id="137" w:author="ALLISON BAIOLA SUÁREZ REYES" w:date="2025-11-21T22:21:00Z" w16du:dateUtc="2025-11-22T03:21:00Z"/>
        </w:rPr>
      </w:pPr>
      <w:ins w:id="138" w:author="ALLISON BAIOLA SUÁREZ REYES" w:date="2025-11-21T22:21:00Z" w16du:dateUtc="2025-11-22T03:21:00Z">
        <w:r>
          <w:t>Estado: Aprobado</w:t>
        </w:r>
      </w:ins>
    </w:p>
    <w:p w14:paraId="5CEC0F93" w14:textId="77777777" w:rsidR="00654E08" w:rsidRDefault="00654E08" w:rsidP="00654E08">
      <w:pPr>
        <w:rPr>
          <w:moveTo w:id="139" w:author="ALLISON BAIOLA SUÁREZ REYES" w:date="2025-11-21T22:21:00Z" w16du:dateUtc="2025-11-22T03:21:00Z"/>
        </w:rPr>
      </w:pPr>
      <w:moveToRangeStart w:id="140" w:author="ALLISON BAIOLA SUÁREZ REYES" w:date="2025-11-21T22:21:00Z" w:name="move214656111"/>
    </w:p>
    <w:p w14:paraId="671E73B6" w14:textId="77777777" w:rsidR="00654E08" w:rsidRDefault="00654E08" w:rsidP="00654E08">
      <w:pPr>
        <w:rPr>
          <w:ins w:id="141" w:author="ALLISON BAIOLA SUÁREZ REYES" w:date="2025-11-21T22:21:00Z" w16du:dateUtc="2025-11-22T03:21:00Z"/>
        </w:rPr>
      </w:pPr>
      <w:moveTo w:id="142" w:author="ALLISON BAIOLA SUÁREZ REYES" w:date="2025-11-21T22:21:00Z" w16du:dateUtc="2025-11-22T03:21:00Z">
        <w:r>
          <w:rPr>
            <w:rPrChange w:id="143" w:author="ALLISON BAIOLA SUÁREZ REYES" w:date="2025-11-21T22:21:00Z" w16du:dateUtc="2025-11-22T03:21:00Z">
              <w:rPr>
                <w:b/>
              </w:rPr>
            </w:rPrChange>
          </w:rPr>
          <w:lastRenderedPageBreak/>
          <w:t>RF-</w:t>
        </w:r>
      </w:moveTo>
      <w:moveToRangeEnd w:id="140"/>
      <w:ins w:id="144" w:author="ALLISON BAIOLA SUÁREZ REYES" w:date="2025-11-21T22:21:00Z" w16du:dateUtc="2025-11-22T03:21:00Z">
        <w:r>
          <w:t>07: Validar Conflictos</w:t>
        </w:r>
      </w:ins>
    </w:p>
    <w:p w14:paraId="1649E9E2" w14:textId="64A8349E" w:rsidR="00654E08" w:rsidRDefault="00654E08" w:rsidP="00654E08">
      <w:pPr>
        <w:pPrChange w:id="145" w:author="ALLISON BAIOLA SUÁREZ REYES" w:date="2025-11-21T22:21:00Z" w16du:dateUtc="2025-11-22T03:21:00Z">
          <w:pPr>
            <w:numPr>
              <w:numId w:val="1"/>
            </w:numPr>
            <w:tabs>
              <w:tab w:val="num" w:pos="720"/>
            </w:tabs>
            <w:ind w:left="720" w:hanging="360"/>
          </w:pPr>
        </w:pPrChange>
      </w:pPr>
      <w:ins w:id="146" w:author="ALLISON BAIOLA SUÁREZ REYES" w:date="2025-11-21T22:21:00Z" w16du:dateUtc="2025-11-22T03:21:00Z">
        <w:r>
          <w:t xml:space="preserve">Descripción: El sistema debe alertar cuando se intente </w:t>
        </w:r>
      </w:ins>
      <w:r>
        <w:t xml:space="preserve">crear </w:t>
      </w:r>
      <w:del w:id="147" w:author="ALLISON BAIOLA SUÁREZ REYES" w:date="2025-11-21T22:21:00Z" w16du:dateUtc="2025-11-22T03:21:00Z">
        <w:r w:rsidR="00924919" w:rsidRPr="00924919">
          <w:delText>la cuenta</w:delText>
        </w:r>
      </w:del>
      <w:ins w:id="148" w:author="ALLISON BAIOLA SUÁREZ REYES" w:date="2025-11-21T22:21:00Z" w16du:dateUtc="2025-11-22T03:21:00Z">
        <w:r>
          <w:t>una cita que se superpone con otra existente.</w:t>
        </w:r>
      </w:ins>
    </w:p>
    <w:p w14:paraId="2C9E31A2" w14:textId="77777777" w:rsidR="00654E08" w:rsidRDefault="00654E08" w:rsidP="00654E08">
      <w:pPr>
        <w:rPr>
          <w:ins w:id="149" w:author="ALLISON BAIOLA SUÁREZ REYES" w:date="2025-11-21T22:21:00Z" w16du:dateUtc="2025-11-22T03:21:00Z"/>
        </w:rPr>
      </w:pPr>
      <w:moveToRangeStart w:id="150" w:author="ALLISON BAIOLA SUÁREZ REYES" w:date="2025-11-21T22:21:00Z" w:name="move214656112"/>
      <w:moveTo w:id="151" w:author="ALLISON BAIOLA SUÁREZ REYES" w:date="2025-11-21T22:21:00Z" w16du:dateUtc="2025-11-22T03:21:00Z">
        <w:r>
          <w:rPr>
            <w:rPrChange w:id="152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To>
      <w:moveToRangeEnd w:id="150"/>
    </w:p>
    <w:p w14:paraId="4BE2E5F9" w14:textId="77777777" w:rsidR="00654E08" w:rsidRDefault="00654E08" w:rsidP="00654E08">
      <w:pPr>
        <w:rPr>
          <w:ins w:id="153" w:author="ALLISON BAIOLA SUÁREZ REYES" w:date="2025-11-21T22:21:00Z" w16du:dateUtc="2025-11-22T03:21:00Z"/>
        </w:rPr>
      </w:pPr>
      <w:ins w:id="154" w:author="ALLISON BAIOLA SUÁREZ REYES" w:date="2025-11-21T22:21:00Z" w16du:dateUtc="2025-11-22T03:21:00Z">
        <w:r>
          <w:t>Estado: Aprobado</w:t>
        </w:r>
      </w:ins>
    </w:p>
    <w:p w14:paraId="5A9D5E4B" w14:textId="77777777" w:rsidR="00654E08" w:rsidRDefault="00654E08" w:rsidP="00654E08">
      <w:pPr>
        <w:rPr>
          <w:moveTo w:id="155" w:author="ALLISON BAIOLA SUÁREZ REYES" w:date="2025-11-21T22:21:00Z" w16du:dateUtc="2025-11-22T03:21:00Z"/>
        </w:rPr>
      </w:pPr>
      <w:moveToRangeStart w:id="156" w:author="ALLISON BAIOLA SUÁREZ REYES" w:date="2025-11-21T22:21:00Z" w:name="move214656113"/>
    </w:p>
    <w:p w14:paraId="23F777AD" w14:textId="77777777" w:rsidR="00924919" w:rsidRPr="00924919" w:rsidRDefault="00654E08" w:rsidP="00924919">
      <w:pPr>
        <w:numPr>
          <w:ilvl w:val="0"/>
          <w:numId w:val="1"/>
        </w:numPr>
        <w:rPr>
          <w:del w:id="157" w:author="ALLISON BAIOLA SUÁREZ REYES" w:date="2025-11-21T22:21:00Z" w16du:dateUtc="2025-11-22T03:21:00Z"/>
        </w:rPr>
      </w:pPr>
      <w:moveTo w:id="158" w:author="ALLISON BAIOLA SUÁREZ REYES" w:date="2025-11-21T22:21:00Z" w16du:dateUtc="2025-11-22T03:21:00Z">
        <w:r>
          <w:rPr>
            <w:rPrChange w:id="159" w:author="ALLISON BAIOLA SUÁREZ REYES" w:date="2025-11-21T22:21:00Z" w16du:dateUtc="2025-11-22T03:21:00Z">
              <w:rPr>
                <w:b/>
              </w:rPr>
            </w:rPrChange>
          </w:rPr>
          <w:t>RF-</w:t>
        </w:r>
      </w:moveTo>
      <w:moveToRangeEnd w:id="156"/>
      <w:del w:id="160" w:author="ALLISON BAIOLA SUÁREZ REYES" w:date="2025-11-21T22:21:00Z" w16du:dateUtc="2025-11-22T03:21:00Z">
        <w:r w:rsidR="00924919" w:rsidRPr="00924919">
          <w:delText>Al completar el registro exitosamente, se debe enviar un email de confirmación</w:delText>
        </w:r>
      </w:del>
    </w:p>
    <w:p w14:paraId="62373F1B" w14:textId="67B6FF5D" w:rsidR="00654E08" w:rsidRDefault="00924919" w:rsidP="00654E08">
      <w:pPr>
        <w:rPr>
          <w:ins w:id="161" w:author="ALLISON BAIOLA SUÁREZ REYES" w:date="2025-11-21T22:21:00Z" w16du:dateUtc="2025-11-22T03:21:00Z"/>
        </w:rPr>
      </w:pPr>
      <w:del w:id="162" w:author="ALLISON BAIOLA SUÁREZ REYES" w:date="2025-11-21T22:21:00Z" w16du:dateUtc="2025-11-22T03:21:00Z">
        <w:r w:rsidRPr="00924919">
          <w:delText xml:space="preserve">El usuario </w:delText>
        </w:r>
      </w:del>
      <w:ins w:id="163" w:author="ALLISON BAIOLA SUÁREZ REYES" w:date="2025-11-21T22:21:00Z" w16du:dateUtc="2025-11-22T03:21:00Z">
        <w:r w:rsidR="00654E08">
          <w:t>08: Categorizar Citas</w:t>
        </w:r>
      </w:ins>
    </w:p>
    <w:p w14:paraId="7C7CE32B" w14:textId="77777777" w:rsidR="00654E08" w:rsidRDefault="00654E08" w:rsidP="00654E08">
      <w:pPr>
        <w:rPr>
          <w:ins w:id="164" w:author="ALLISON BAIOLA SUÁREZ REYES" w:date="2025-11-21T22:21:00Z" w16du:dateUtc="2025-11-22T03:21:00Z"/>
        </w:rPr>
      </w:pPr>
      <w:ins w:id="165" w:author="ALLISON BAIOLA SUÁREZ REYES" w:date="2025-11-21T22:21:00Z" w16du:dateUtc="2025-11-22T03:21:00Z">
        <w:r>
          <w:t>Descripción: El sistema debe permitir asignar categorías (trabajo, personal, salud, etc.) a las citas.</w:t>
        </w:r>
      </w:ins>
    </w:p>
    <w:p w14:paraId="5E23EC32" w14:textId="77777777" w:rsidR="00654E08" w:rsidRDefault="00654E08" w:rsidP="00654E08">
      <w:pPr>
        <w:rPr>
          <w:ins w:id="166" w:author="ALLISON BAIOLA SUÁREZ REYES" w:date="2025-11-21T22:21:00Z" w16du:dateUtc="2025-11-22T03:21:00Z"/>
        </w:rPr>
      </w:pPr>
      <w:ins w:id="167" w:author="ALLISON BAIOLA SUÁREZ REYES" w:date="2025-11-21T22:21:00Z" w16du:dateUtc="2025-11-22T03:21:00Z">
        <w:r>
          <w:t>Prioridad: Baja</w:t>
        </w:r>
      </w:ins>
    </w:p>
    <w:p w14:paraId="23291282" w14:textId="77777777" w:rsidR="00654E08" w:rsidRDefault="00654E08" w:rsidP="00654E08">
      <w:pPr>
        <w:rPr>
          <w:ins w:id="168" w:author="ALLISON BAIOLA SUÁREZ REYES" w:date="2025-11-21T22:21:00Z" w16du:dateUtc="2025-11-22T03:21:00Z"/>
        </w:rPr>
      </w:pPr>
      <w:ins w:id="169" w:author="ALLISON BAIOLA SUÁREZ REYES" w:date="2025-11-21T22:21:00Z" w16du:dateUtc="2025-11-22T03:21:00Z">
        <w:r>
          <w:t>Estado: Aprobado</w:t>
        </w:r>
      </w:ins>
    </w:p>
    <w:p w14:paraId="79B7BE9E" w14:textId="77777777" w:rsidR="00654E08" w:rsidRDefault="00654E08" w:rsidP="00654E08">
      <w:pPr>
        <w:rPr>
          <w:ins w:id="170" w:author="ALLISON BAIOLA SUÁREZ REYES" w:date="2025-11-21T22:21:00Z" w16du:dateUtc="2025-11-22T03:21:00Z"/>
        </w:rPr>
      </w:pPr>
    </w:p>
    <w:p w14:paraId="1918B8D9" w14:textId="77777777" w:rsidR="00654E08" w:rsidRDefault="00654E08" w:rsidP="00654E08">
      <w:pPr>
        <w:rPr>
          <w:ins w:id="171" w:author="ALLISON BAIOLA SUÁREZ REYES" w:date="2025-11-21T22:21:00Z" w16du:dateUtc="2025-11-22T03:21:00Z"/>
        </w:rPr>
      </w:pPr>
      <w:ins w:id="172" w:author="ALLISON BAIOLA SUÁREZ REYES" w:date="2025-11-21T22:21:00Z" w16du:dateUtc="2025-11-22T03:21:00Z">
        <w:r>
          <w:t>3. REQUERIMIENTOS NO FUNCIONALES</w:t>
        </w:r>
      </w:ins>
    </w:p>
    <w:p w14:paraId="647823A3" w14:textId="77777777" w:rsidR="00654E08" w:rsidRDefault="00654E08" w:rsidP="00654E08">
      <w:pPr>
        <w:rPr>
          <w:ins w:id="173" w:author="ALLISON BAIOLA SUÁREZ REYES" w:date="2025-11-21T22:21:00Z" w16du:dateUtc="2025-11-22T03:21:00Z"/>
        </w:rPr>
      </w:pPr>
    </w:p>
    <w:p w14:paraId="6FFC1701" w14:textId="77777777" w:rsidR="00654E08" w:rsidRDefault="00654E08" w:rsidP="00654E08">
      <w:pPr>
        <w:rPr>
          <w:ins w:id="174" w:author="ALLISON BAIOLA SUÁREZ REYES" w:date="2025-11-21T22:21:00Z" w16du:dateUtc="2025-11-22T03:21:00Z"/>
        </w:rPr>
      </w:pPr>
      <w:ins w:id="175" w:author="ALLISON BAIOLA SUÁREZ REYES" w:date="2025-11-21T22:21:00Z" w16du:dateUtc="2025-11-22T03:21:00Z">
        <w:r>
          <w:t>RNF-01: Usabilidad</w:t>
        </w:r>
      </w:ins>
    </w:p>
    <w:p w14:paraId="29CB51B3" w14:textId="77777777" w:rsidR="00924919" w:rsidRPr="00924919" w:rsidRDefault="00654E08" w:rsidP="00924919">
      <w:pPr>
        <w:numPr>
          <w:ilvl w:val="0"/>
          <w:numId w:val="1"/>
        </w:numPr>
        <w:rPr>
          <w:del w:id="176" w:author="ALLISON BAIOLA SUÁREZ REYES" w:date="2025-11-21T22:21:00Z" w16du:dateUtc="2025-11-22T03:21:00Z"/>
        </w:rPr>
      </w:pPr>
      <w:ins w:id="177" w:author="ALLISON BAIOLA SUÁREZ REYES" w:date="2025-11-21T22:21:00Z" w16du:dateUtc="2025-11-22T03:21:00Z">
        <w:r>
          <w:t xml:space="preserve">Descripción: La interfaz </w:t>
        </w:r>
      </w:ins>
      <w:r>
        <w:t xml:space="preserve">debe ser </w:t>
      </w:r>
      <w:del w:id="178" w:author="ALLISON BAIOLA SUÁREZ REYES" w:date="2025-11-21T22:21:00Z" w16du:dateUtc="2025-11-22T03:21:00Z">
        <w:r w:rsidR="00924919" w:rsidRPr="00924919">
          <w:delText>redirigido a la página de inicio de sesión</w:delText>
        </w:r>
      </w:del>
    </w:p>
    <w:p w14:paraId="56256FF9" w14:textId="77777777" w:rsidR="00654E08" w:rsidRDefault="00924919" w:rsidP="00654E08">
      <w:pPr>
        <w:rPr>
          <w:moveFrom w:id="179" w:author="ALLISON BAIOLA SUÁREZ REYES" w:date="2025-11-21T22:21:00Z" w16du:dateUtc="2025-11-22T03:21:00Z"/>
        </w:rPr>
      </w:pPr>
      <w:del w:id="180" w:author="ALLISON BAIOLA SUÁREZ REYES" w:date="2025-11-21T22:21:00Z" w16du:dateUtc="2025-11-22T03:21:00Z">
        <w:r w:rsidRPr="00924919">
          <w:pict w14:anchorId="556549C1">
            <v:rect id="_x0000_i1025" style="width:0;height:.75pt" o:hrstd="t" o:hr="t" fillcolor="#a0a0a0" stroked="f"/>
          </w:pict>
        </w:r>
      </w:del>
      <w:ins w:id="181" w:author="ALLISON BAIOLA SUÁREZ REYES" w:date="2025-11-21T22:21:00Z" w16du:dateUtc="2025-11-22T03:21:00Z">
        <w:r w:rsidR="00654E08">
          <w:t>intuitiva y permitir crear una cita</w:t>
        </w:r>
      </w:ins>
      <w:moveFromRangeStart w:id="182" w:author="ALLISON BAIOLA SUÁREZ REYES" w:date="2025-11-21T22:21:00Z" w:name="move214656101"/>
    </w:p>
    <w:p w14:paraId="07462E61" w14:textId="77777777" w:rsidR="00924919" w:rsidRPr="00924919" w:rsidRDefault="00654E08" w:rsidP="00924919">
      <w:pPr>
        <w:rPr>
          <w:del w:id="183" w:author="ALLISON BAIOLA SUÁREZ REYES" w:date="2025-11-21T22:21:00Z" w16du:dateUtc="2025-11-22T03:21:00Z"/>
          <w:b/>
          <w:bCs/>
        </w:rPr>
      </w:pPr>
      <w:moveFrom w:id="184" w:author="ALLISON BAIOLA SUÁREZ REYES" w:date="2025-11-21T22:21:00Z" w16du:dateUtc="2025-11-22T03:21:00Z">
        <w:r>
          <w:rPr>
            <w:rPrChange w:id="185" w:author="ALLISON BAIOLA SUÁREZ REYES" w:date="2025-11-21T22:21:00Z" w16du:dateUtc="2025-11-22T03:21:00Z">
              <w:rPr>
                <w:b/>
              </w:rPr>
            </w:rPrChange>
          </w:rPr>
          <w:t>RF-</w:t>
        </w:r>
      </w:moveFrom>
      <w:moveFromRangeEnd w:id="182"/>
      <w:del w:id="186" w:author="ALLISON BAIOLA SUÁREZ REYES" w:date="2025-11-21T22:21:00Z" w16du:dateUtc="2025-11-22T03:21:00Z">
        <w:r w:rsidR="00924919" w:rsidRPr="00924919">
          <w:rPr>
            <w:b/>
            <w:bCs/>
          </w:rPr>
          <w:delText>002: Validación de Email</w:delText>
        </w:r>
      </w:del>
    </w:p>
    <w:p w14:paraId="60871205" w14:textId="77777777" w:rsidR="00924919" w:rsidRPr="00924919" w:rsidRDefault="00654E08" w:rsidP="00924919">
      <w:pPr>
        <w:rPr>
          <w:del w:id="187" w:author="ALLISON BAIOLA SUÁREZ REYES" w:date="2025-11-21T22:21:00Z" w16du:dateUtc="2025-11-22T03:21:00Z"/>
        </w:rPr>
      </w:pPr>
      <w:moveFromRangeStart w:id="188" w:author="ALLISON BAIOLA SUÁREZ REYES" w:date="2025-11-21T22:21:00Z" w:name="move214656102"/>
      <w:moveFrom w:id="189" w:author="ALLISON BAIOLA SUÁREZ REYES" w:date="2025-11-21T22:21:00Z" w16du:dateUtc="2025-11-22T03:21:00Z">
        <w:r>
          <w:rPr>
            <w:rPrChange w:id="190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From>
      <w:moveFromRangeEnd w:id="188"/>
      <w:del w:id="191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validar que el email tenga un formato correcto y no esté duplicado.</w:delText>
        </w:r>
      </w:del>
    </w:p>
    <w:p w14:paraId="38CB3A0F" w14:textId="77777777" w:rsidR="00924919" w:rsidRPr="00924919" w:rsidRDefault="00924919" w:rsidP="00924919">
      <w:pPr>
        <w:rPr>
          <w:del w:id="192" w:author="ALLISON BAIOLA SUÁREZ REYES" w:date="2025-11-21T22:21:00Z" w16du:dateUtc="2025-11-22T03:21:00Z"/>
        </w:rPr>
      </w:pPr>
      <w:del w:id="193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677F2F08" w14:textId="77777777" w:rsidR="00924919" w:rsidRPr="00924919" w:rsidRDefault="00924919" w:rsidP="00924919">
      <w:pPr>
        <w:numPr>
          <w:ilvl w:val="0"/>
          <w:numId w:val="2"/>
        </w:numPr>
        <w:rPr>
          <w:del w:id="194" w:author="ALLISON BAIOLA SUÁREZ REYES" w:date="2025-11-21T22:21:00Z" w16du:dateUtc="2025-11-22T03:21:00Z"/>
        </w:rPr>
      </w:pPr>
      <w:del w:id="195" w:author="ALLISON BAIOLA SUÁREZ REYES" w:date="2025-11-21T22:21:00Z" w16du:dateUtc="2025-11-22T03:21:00Z">
        <w:r w:rsidRPr="00924919">
          <w:delText>Validar formato de email (debe contener @ y dominio válido)</w:delText>
        </w:r>
      </w:del>
    </w:p>
    <w:p w14:paraId="153C4117" w14:textId="77777777" w:rsidR="00924919" w:rsidRPr="00924919" w:rsidRDefault="00924919" w:rsidP="00924919">
      <w:pPr>
        <w:numPr>
          <w:ilvl w:val="0"/>
          <w:numId w:val="2"/>
        </w:numPr>
        <w:rPr>
          <w:del w:id="196" w:author="ALLISON BAIOLA SUÁREZ REYES" w:date="2025-11-21T22:21:00Z" w16du:dateUtc="2025-11-22T03:21:00Z"/>
        </w:rPr>
      </w:pPr>
      <w:del w:id="197" w:author="ALLISON BAIOLA SUÁREZ REYES" w:date="2025-11-21T22:21:00Z" w16du:dateUtc="2025-11-22T03:21:00Z">
        <w:r w:rsidRPr="00924919">
          <w:delText>Verificar que el email no exista en la base de datos</w:delText>
        </w:r>
      </w:del>
    </w:p>
    <w:p w14:paraId="4399DA82" w14:textId="77777777" w:rsidR="00924919" w:rsidRPr="00924919" w:rsidRDefault="00924919" w:rsidP="00924919">
      <w:pPr>
        <w:numPr>
          <w:ilvl w:val="0"/>
          <w:numId w:val="2"/>
        </w:numPr>
        <w:rPr>
          <w:del w:id="198" w:author="ALLISON BAIOLA SUÁREZ REYES" w:date="2025-11-21T22:21:00Z" w16du:dateUtc="2025-11-22T03:21:00Z"/>
        </w:rPr>
      </w:pPr>
      <w:del w:id="199" w:author="ALLISON BAIOLA SUÁREZ REYES" w:date="2025-11-21T22:21:00Z" w16du:dateUtc="2025-11-22T03:21:00Z">
        <w:r w:rsidRPr="00924919">
          <w:delText>Mostrar mensaje de error específico si el email ya está registrado</w:delText>
        </w:r>
      </w:del>
    </w:p>
    <w:p w14:paraId="524AFB65" w14:textId="77777777" w:rsidR="00924919" w:rsidRPr="00924919" w:rsidRDefault="00924919" w:rsidP="00924919">
      <w:pPr>
        <w:numPr>
          <w:ilvl w:val="0"/>
          <w:numId w:val="2"/>
        </w:numPr>
        <w:rPr>
          <w:del w:id="200" w:author="ALLISON BAIOLA SUÁREZ REYES" w:date="2025-11-21T22:21:00Z" w16du:dateUtc="2025-11-22T03:21:00Z"/>
        </w:rPr>
      </w:pPr>
      <w:del w:id="201" w:author="ALLISON BAIOLA SUÁREZ REYES" w:date="2025-11-21T22:21:00Z" w16du:dateUtc="2025-11-22T03:21:00Z">
        <w:r w:rsidRPr="00924919">
          <w:delText>Validación debe realizarse</w:delText>
        </w:r>
      </w:del>
      <w:r w:rsidR="00654E08">
        <w:t xml:space="preserve"> en </w:t>
      </w:r>
      <w:del w:id="202" w:author="ALLISON BAIOLA SUÁREZ REYES" w:date="2025-11-21T22:21:00Z" w16du:dateUtc="2025-11-22T03:21:00Z">
        <w:r w:rsidRPr="00924919">
          <w:delText>tiempo real (frontend) y al enviar (backend)</w:delText>
        </w:r>
      </w:del>
    </w:p>
    <w:p w14:paraId="3588C425" w14:textId="77777777" w:rsidR="00654E08" w:rsidRDefault="00924919" w:rsidP="00654E08">
      <w:pPr>
        <w:rPr>
          <w:moveFrom w:id="203" w:author="ALLISON BAIOLA SUÁREZ REYES" w:date="2025-11-21T22:21:00Z" w16du:dateUtc="2025-11-22T03:21:00Z"/>
        </w:rPr>
      </w:pPr>
      <w:del w:id="204" w:author="ALLISON BAIOLA SUÁREZ REYES" w:date="2025-11-21T22:21:00Z" w16du:dateUtc="2025-11-22T03:21:00Z">
        <w:r w:rsidRPr="00924919">
          <w:pict w14:anchorId="3A0AFAF9">
            <v:rect id="_x0000_i1026" style="width:0;height:.75pt" o:hrstd="t" o:hr="t" fillcolor="#a0a0a0" stroked="f"/>
          </w:pict>
        </w:r>
      </w:del>
      <w:moveFromRangeStart w:id="205" w:author="ALLISON BAIOLA SUÁREZ REYES" w:date="2025-11-21T22:21:00Z" w:name="move214656103"/>
    </w:p>
    <w:p w14:paraId="65D7D37C" w14:textId="77777777" w:rsidR="00924919" w:rsidRPr="00924919" w:rsidRDefault="00654E08" w:rsidP="00924919">
      <w:pPr>
        <w:rPr>
          <w:del w:id="206" w:author="ALLISON BAIOLA SUÁREZ REYES" w:date="2025-11-21T22:21:00Z" w16du:dateUtc="2025-11-22T03:21:00Z"/>
          <w:b/>
          <w:bCs/>
        </w:rPr>
      </w:pPr>
      <w:moveFrom w:id="207" w:author="ALLISON BAIOLA SUÁREZ REYES" w:date="2025-11-21T22:21:00Z" w16du:dateUtc="2025-11-22T03:21:00Z">
        <w:r>
          <w:rPr>
            <w:rPrChange w:id="208" w:author="ALLISON BAIOLA SUÁREZ REYES" w:date="2025-11-21T22:21:00Z" w16du:dateUtc="2025-11-22T03:21:00Z">
              <w:rPr>
                <w:b/>
              </w:rPr>
            </w:rPrChange>
          </w:rPr>
          <w:t>RF-</w:t>
        </w:r>
      </w:moveFrom>
      <w:moveFromRangeEnd w:id="205"/>
      <w:del w:id="209" w:author="ALLISON BAIOLA SUÁREZ REYES" w:date="2025-11-21T22:21:00Z" w16du:dateUtc="2025-11-22T03:21:00Z">
        <w:r w:rsidR="00924919" w:rsidRPr="00924919">
          <w:rPr>
            <w:b/>
            <w:bCs/>
          </w:rPr>
          <w:delText>003: Validación de Contraseña</w:delText>
        </w:r>
      </w:del>
    </w:p>
    <w:p w14:paraId="7544F396" w14:textId="77777777" w:rsidR="00924919" w:rsidRPr="00924919" w:rsidRDefault="00654E08" w:rsidP="00924919">
      <w:pPr>
        <w:rPr>
          <w:del w:id="210" w:author="ALLISON BAIOLA SUÁREZ REYES" w:date="2025-11-21T22:21:00Z" w16du:dateUtc="2025-11-22T03:21:00Z"/>
        </w:rPr>
      </w:pPr>
      <w:moveFromRangeStart w:id="211" w:author="ALLISON BAIOLA SUÁREZ REYES" w:date="2025-11-21T22:21:00Z" w:name="move214656104"/>
      <w:moveFrom w:id="212" w:author="ALLISON BAIOLA SUÁREZ REYES" w:date="2025-11-21T22:21:00Z" w16du:dateUtc="2025-11-22T03:21:00Z">
        <w:r>
          <w:rPr>
            <w:rPrChange w:id="213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From>
      <w:moveFromRangeEnd w:id="211"/>
      <w:del w:id="214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validar que la contraseña cumpla con los requisitos de seguridad.</w:delText>
        </w:r>
      </w:del>
    </w:p>
    <w:p w14:paraId="7141B1BB" w14:textId="77777777" w:rsidR="00924919" w:rsidRPr="00924919" w:rsidRDefault="00924919" w:rsidP="00924919">
      <w:pPr>
        <w:rPr>
          <w:del w:id="215" w:author="ALLISON BAIOLA SUÁREZ REYES" w:date="2025-11-21T22:21:00Z" w16du:dateUtc="2025-11-22T03:21:00Z"/>
        </w:rPr>
      </w:pPr>
      <w:del w:id="216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004C5709" w14:textId="77777777" w:rsidR="00924919" w:rsidRPr="00924919" w:rsidRDefault="00924919" w:rsidP="00924919">
      <w:pPr>
        <w:numPr>
          <w:ilvl w:val="0"/>
          <w:numId w:val="3"/>
        </w:numPr>
        <w:rPr>
          <w:del w:id="217" w:author="ALLISON BAIOLA SUÁREZ REYES" w:date="2025-11-21T22:21:00Z" w16du:dateUtc="2025-11-22T03:21:00Z"/>
        </w:rPr>
      </w:pPr>
      <w:del w:id="218" w:author="ALLISON BAIOLA SUÁREZ REYES" w:date="2025-11-21T22:21:00Z" w16du:dateUtc="2025-11-22T03:21:00Z">
        <w:r w:rsidRPr="00924919">
          <w:delText>Longitud mínima: 8 caracteres</w:delText>
        </w:r>
      </w:del>
    </w:p>
    <w:p w14:paraId="350B65B1" w14:textId="0F4161F5" w:rsidR="00654E08" w:rsidRDefault="00924919" w:rsidP="00654E08">
      <w:pPr>
        <w:pPrChange w:id="219" w:author="ALLISON BAIOLA SUÁREZ REYES" w:date="2025-11-21T22:21:00Z" w16du:dateUtc="2025-11-22T03:21:00Z">
          <w:pPr>
            <w:numPr>
              <w:numId w:val="3"/>
            </w:numPr>
            <w:tabs>
              <w:tab w:val="num" w:pos="720"/>
            </w:tabs>
            <w:ind w:left="720" w:hanging="360"/>
          </w:pPr>
        </w:pPrChange>
      </w:pPr>
      <w:del w:id="220" w:author="ALLISON BAIOLA SUÁREZ REYES" w:date="2025-11-21T22:21:00Z" w16du:dateUtc="2025-11-22T03:21:00Z">
        <w:r w:rsidRPr="00924919">
          <w:delText xml:space="preserve">Debe contener al </w:delText>
        </w:r>
      </w:del>
      <w:r w:rsidR="00654E08">
        <w:t>menos</w:t>
      </w:r>
      <w:del w:id="221" w:author="ALLISON BAIOLA SUÁREZ REYES" w:date="2025-11-21T22:21:00Z" w16du:dateUtc="2025-11-22T03:21:00Z">
        <w:r w:rsidRPr="00924919">
          <w:delText>: 1 mayúscula, 1 minúscula, 1 número, 1 carácter especial</w:delText>
        </w:r>
      </w:del>
      <w:ins w:id="222" w:author="ALLISON BAIOLA SUÁREZ REYES" w:date="2025-11-21T22:21:00Z" w16du:dateUtc="2025-11-22T03:21:00Z">
        <w:r w:rsidR="00654E08">
          <w:t xml:space="preserve"> de 3 clics.</w:t>
        </w:r>
      </w:ins>
    </w:p>
    <w:p w14:paraId="715ED8BB" w14:textId="77777777" w:rsidR="00924919" w:rsidRPr="00924919" w:rsidRDefault="00924919" w:rsidP="00924919">
      <w:pPr>
        <w:numPr>
          <w:ilvl w:val="0"/>
          <w:numId w:val="3"/>
        </w:numPr>
        <w:rPr>
          <w:del w:id="223" w:author="ALLISON BAIOLA SUÁREZ REYES" w:date="2025-11-21T22:21:00Z" w16du:dateUtc="2025-11-22T03:21:00Z"/>
        </w:rPr>
      </w:pPr>
      <w:del w:id="224" w:author="ALLISON BAIOLA SUÁREZ REYES" w:date="2025-11-21T22:21:00Z" w16du:dateUtc="2025-11-22T03:21:00Z">
        <w:r w:rsidRPr="00924919">
          <w:delText>Mostrar indicador visual de fortaleza de contraseña</w:delText>
        </w:r>
      </w:del>
    </w:p>
    <w:p w14:paraId="5EAD6BB4" w14:textId="77777777" w:rsidR="00924919" w:rsidRPr="00924919" w:rsidRDefault="00924919" w:rsidP="00924919">
      <w:pPr>
        <w:numPr>
          <w:ilvl w:val="0"/>
          <w:numId w:val="3"/>
        </w:numPr>
        <w:rPr>
          <w:del w:id="225" w:author="ALLISON BAIOLA SUÁREZ REYES" w:date="2025-11-21T22:21:00Z" w16du:dateUtc="2025-11-22T03:21:00Z"/>
        </w:rPr>
      </w:pPr>
      <w:del w:id="226" w:author="ALLISON BAIOLA SUÁREZ REYES" w:date="2025-11-21T22:21:00Z" w16du:dateUtc="2025-11-22T03:21:00Z">
        <w:r w:rsidRPr="00924919">
          <w:delText>Validar que ambas contraseñas coincidan</w:delText>
        </w:r>
      </w:del>
    </w:p>
    <w:p w14:paraId="3E09B647" w14:textId="77777777" w:rsidR="00924919" w:rsidRPr="00924919" w:rsidRDefault="00924919" w:rsidP="00924919">
      <w:pPr>
        <w:numPr>
          <w:ilvl w:val="0"/>
          <w:numId w:val="3"/>
        </w:numPr>
        <w:rPr>
          <w:del w:id="227" w:author="ALLISON BAIOLA SUÁREZ REYES" w:date="2025-11-21T22:21:00Z" w16du:dateUtc="2025-11-22T03:21:00Z"/>
        </w:rPr>
      </w:pPr>
      <w:del w:id="228" w:author="ALLISON BAIOLA SUÁREZ REYES" w:date="2025-11-21T22:21:00Z" w16du:dateUtc="2025-11-22T03:21:00Z">
        <w:r w:rsidRPr="00924919">
          <w:delText>No permitir contraseñas comunes (123456, password, etc.)</w:delText>
        </w:r>
      </w:del>
    </w:p>
    <w:p w14:paraId="0A25CB91" w14:textId="77777777" w:rsidR="00654E08" w:rsidRDefault="00924919" w:rsidP="00654E08">
      <w:pPr>
        <w:rPr>
          <w:moveFrom w:id="229" w:author="ALLISON BAIOLA SUÁREZ REYES" w:date="2025-11-21T22:21:00Z" w16du:dateUtc="2025-11-22T03:21:00Z"/>
        </w:rPr>
      </w:pPr>
      <w:del w:id="230" w:author="ALLISON BAIOLA SUÁREZ REYES" w:date="2025-11-21T22:21:00Z" w16du:dateUtc="2025-11-22T03:21:00Z">
        <w:r w:rsidRPr="00924919">
          <w:pict w14:anchorId="5A57B245">
            <v:rect id="_x0000_i1027" style="width:0;height:.75pt" o:hrstd="t" o:hr="t" fillcolor="#a0a0a0" stroked="f"/>
          </w:pict>
        </w:r>
      </w:del>
      <w:moveFromRangeStart w:id="231" w:author="ALLISON BAIOLA SUÁREZ REYES" w:date="2025-11-21T22:21:00Z" w:name="move214656105"/>
    </w:p>
    <w:p w14:paraId="65B64B60" w14:textId="77777777" w:rsidR="00924919" w:rsidRPr="00924919" w:rsidRDefault="00654E08" w:rsidP="00924919">
      <w:pPr>
        <w:rPr>
          <w:del w:id="232" w:author="ALLISON BAIOLA SUÁREZ REYES" w:date="2025-11-21T22:21:00Z" w16du:dateUtc="2025-11-22T03:21:00Z"/>
          <w:b/>
          <w:bCs/>
        </w:rPr>
      </w:pPr>
      <w:moveFrom w:id="233" w:author="ALLISON BAIOLA SUÁREZ REYES" w:date="2025-11-21T22:21:00Z" w16du:dateUtc="2025-11-22T03:21:00Z">
        <w:r>
          <w:rPr>
            <w:rPrChange w:id="234" w:author="ALLISON BAIOLA SUÁREZ REYES" w:date="2025-11-21T22:21:00Z" w16du:dateUtc="2025-11-22T03:21:00Z">
              <w:rPr>
                <w:b/>
              </w:rPr>
            </w:rPrChange>
          </w:rPr>
          <w:t>RF-</w:t>
        </w:r>
      </w:moveFrom>
      <w:moveFromRangeEnd w:id="231"/>
      <w:del w:id="235" w:author="ALLISON BAIOLA SUÁREZ REYES" w:date="2025-11-21T22:21:00Z" w16du:dateUtc="2025-11-22T03:21:00Z">
        <w:r w:rsidR="00924919" w:rsidRPr="00924919">
          <w:rPr>
            <w:b/>
            <w:bCs/>
          </w:rPr>
          <w:delText>004: Encriptación de Contraseña</w:delText>
        </w:r>
      </w:del>
    </w:p>
    <w:p w14:paraId="11491989" w14:textId="1D767EB7" w:rsidR="00654E08" w:rsidRDefault="00654E08" w:rsidP="00654E08">
      <w:pPr>
        <w:rPr>
          <w:ins w:id="236" w:author="ALLISON BAIOLA SUÁREZ REYES" w:date="2025-11-21T22:21:00Z" w16du:dateUtc="2025-11-22T03:21:00Z"/>
        </w:rPr>
      </w:pPr>
      <w:moveToRangeStart w:id="237" w:author="ALLISON BAIOLA SUÁREZ REYES" w:date="2025-11-21T22:21:00Z" w:name="move214656114"/>
      <w:moveTo w:id="238" w:author="ALLISON BAIOLA SUÁREZ REYES" w:date="2025-11-21T22:21:00Z" w16du:dateUtc="2025-11-22T03:21:00Z">
        <w:r>
          <w:rPr>
            <w:rPrChange w:id="239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To>
      <w:moveToRangeEnd w:id="237"/>
    </w:p>
    <w:p w14:paraId="3C655544" w14:textId="77777777" w:rsidR="00654E08" w:rsidRDefault="00654E08" w:rsidP="00654E08">
      <w:pPr>
        <w:rPr>
          <w:moveTo w:id="240" w:author="ALLISON BAIOLA SUÁREZ REYES" w:date="2025-11-21T22:21:00Z" w16du:dateUtc="2025-11-22T03:21:00Z"/>
        </w:rPr>
      </w:pPr>
      <w:moveToRangeStart w:id="241" w:author="ALLISON BAIOLA SUÁREZ REYES" w:date="2025-11-21T22:21:00Z" w:name="move214656115"/>
    </w:p>
    <w:p w14:paraId="1684E9E6" w14:textId="77777777" w:rsidR="00654E08" w:rsidRDefault="00654E08" w:rsidP="00654E08">
      <w:pPr>
        <w:rPr>
          <w:ins w:id="242" w:author="ALLISON BAIOLA SUÁREZ REYES" w:date="2025-11-21T22:21:00Z" w16du:dateUtc="2025-11-22T03:21:00Z"/>
        </w:rPr>
      </w:pPr>
      <w:moveTo w:id="243" w:author="ALLISON BAIOLA SUÁREZ REYES" w:date="2025-11-21T22:21:00Z" w16du:dateUtc="2025-11-22T03:21:00Z">
        <w:r>
          <w:rPr>
            <w:rPrChange w:id="244" w:author="ALLISON BAIOLA SUÁREZ REYES" w:date="2025-11-21T22:21:00Z" w16du:dateUtc="2025-11-22T03:21:00Z">
              <w:rPr>
                <w:b/>
              </w:rPr>
            </w:rPrChange>
          </w:rPr>
          <w:t>RNF-</w:t>
        </w:r>
      </w:moveTo>
      <w:moveToRangeEnd w:id="241"/>
      <w:ins w:id="245" w:author="ALLISON BAIOLA SUÁREZ REYES" w:date="2025-11-21T22:21:00Z" w16du:dateUtc="2025-11-22T03:21:00Z">
        <w:r>
          <w:t>02: Rendimiento</w:t>
        </w:r>
      </w:ins>
    </w:p>
    <w:p w14:paraId="09E6264A" w14:textId="77777777" w:rsidR="00924919" w:rsidRPr="00924919" w:rsidRDefault="00654E08" w:rsidP="00924919">
      <w:pPr>
        <w:rPr>
          <w:del w:id="246" w:author="ALLISON BAIOLA SUÁREZ REYES" w:date="2025-11-21T22:21:00Z" w16du:dateUtc="2025-11-22T03:21:00Z"/>
        </w:rPr>
      </w:pPr>
      <w:moveFromRangeStart w:id="247" w:author="ALLISON BAIOLA SUÁREZ REYES" w:date="2025-11-21T22:21:00Z" w:name="move214656106"/>
      <w:moveFrom w:id="248" w:author="ALLISON BAIOLA SUÁREZ REYES" w:date="2025-11-21T22:21:00Z" w16du:dateUtc="2025-11-22T03:21:00Z">
        <w:r>
          <w:rPr>
            <w:rPrChange w:id="249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From>
      <w:moveFromRangeEnd w:id="247"/>
      <w:del w:id="250" w:author="ALLISON BAIOLA SUÁREZ REYES" w:date="2025-11-21T22:21:00Z" w16du:dateUtc="2025-11-22T03:21:00Z">
        <w:r w:rsidR="00924919" w:rsidRPr="00924919">
          <w:br/>
        </w:r>
      </w:del>
      <w:r>
        <w:rPr>
          <w:rPrChange w:id="251" w:author="ALLISON BAIOLA SUÁREZ REYES" w:date="2025-11-21T22:21:00Z" w16du:dateUtc="2025-11-22T03:21:00Z">
            <w:rPr>
              <w:b/>
            </w:rPr>
          </w:rPrChange>
        </w:rPr>
        <w:t>Descripción:</w:t>
      </w:r>
      <w:r>
        <w:t xml:space="preserve"> El sistema debe </w:t>
      </w:r>
      <w:del w:id="252" w:author="ALLISON BAIOLA SUÁREZ REYES" w:date="2025-11-21T22:21:00Z" w16du:dateUtc="2025-11-22T03:21:00Z">
        <w:r w:rsidR="00924919" w:rsidRPr="00924919">
          <w:delText>almacenar las contraseñas de forma encriptada.</w:delText>
        </w:r>
      </w:del>
    </w:p>
    <w:p w14:paraId="5D5796DC" w14:textId="77777777" w:rsidR="00924919" w:rsidRPr="00924919" w:rsidRDefault="00924919" w:rsidP="00924919">
      <w:pPr>
        <w:rPr>
          <w:del w:id="253" w:author="ALLISON BAIOLA SUÁREZ REYES" w:date="2025-11-21T22:21:00Z" w16du:dateUtc="2025-11-22T03:21:00Z"/>
        </w:rPr>
      </w:pPr>
      <w:del w:id="254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044355AF" w14:textId="77777777" w:rsidR="00924919" w:rsidRPr="00924919" w:rsidRDefault="00924919" w:rsidP="00924919">
      <w:pPr>
        <w:numPr>
          <w:ilvl w:val="0"/>
          <w:numId w:val="4"/>
        </w:numPr>
        <w:rPr>
          <w:del w:id="255" w:author="ALLISON BAIOLA SUÁREZ REYES" w:date="2025-11-21T22:21:00Z" w16du:dateUtc="2025-11-22T03:21:00Z"/>
        </w:rPr>
      </w:pPr>
      <w:del w:id="256" w:author="ALLISON BAIOLA SUÁREZ REYES" w:date="2025-11-21T22:21:00Z" w16du:dateUtc="2025-11-22T03:21:00Z">
        <w:r w:rsidRPr="00924919">
          <w:delText>Usar algoritmo bcrypt con factor de costo mínimo de 10</w:delText>
        </w:r>
      </w:del>
    </w:p>
    <w:p w14:paraId="040DC804" w14:textId="054DE1D3" w:rsidR="00654E08" w:rsidRDefault="00924919" w:rsidP="00654E08">
      <w:pPr>
        <w:pPrChange w:id="257" w:author="ALLISON BAIOLA SUÁREZ REYES" w:date="2025-11-21T22:21:00Z" w16du:dateUtc="2025-11-22T03:21:00Z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  <w:del w:id="258" w:author="ALLISON BAIOLA SUÁREZ REYES" w:date="2025-11-21T22:21:00Z" w16du:dateUtc="2025-11-22T03:21:00Z">
        <w:r w:rsidRPr="00924919">
          <w:delText>Nunca almacenar contraseñas</w:delText>
        </w:r>
      </w:del>
      <w:ins w:id="259" w:author="ALLISON BAIOLA SUÁREZ REYES" w:date="2025-11-21T22:21:00Z" w16du:dateUtc="2025-11-22T03:21:00Z">
        <w:r w:rsidR="00654E08">
          <w:t>cargar la lista de citas</w:t>
        </w:r>
      </w:ins>
      <w:r w:rsidR="00654E08">
        <w:t xml:space="preserve"> en </w:t>
      </w:r>
      <w:del w:id="260" w:author="ALLISON BAIOLA SUÁREZ REYES" w:date="2025-11-21T22:21:00Z" w16du:dateUtc="2025-11-22T03:21:00Z">
        <w:r w:rsidRPr="00924919">
          <w:delText>texto plano</w:delText>
        </w:r>
      </w:del>
      <w:ins w:id="261" w:author="ALLISON BAIOLA SUÁREZ REYES" w:date="2025-11-21T22:21:00Z" w16du:dateUtc="2025-11-22T03:21:00Z">
        <w:r w:rsidR="00654E08">
          <w:t>menos de 2 segundos.</w:t>
        </w:r>
      </w:ins>
    </w:p>
    <w:p w14:paraId="146C8FC1" w14:textId="77777777" w:rsidR="00924919" w:rsidRPr="00924919" w:rsidRDefault="00924919" w:rsidP="00924919">
      <w:pPr>
        <w:numPr>
          <w:ilvl w:val="0"/>
          <w:numId w:val="4"/>
        </w:numPr>
        <w:rPr>
          <w:del w:id="262" w:author="ALLISON BAIOLA SUÁREZ REYES" w:date="2025-11-21T22:21:00Z" w16du:dateUtc="2025-11-22T03:21:00Z"/>
        </w:rPr>
      </w:pPr>
      <w:del w:id="263" w:author="ALLISON BAIOLA SUÁREZ REYES" w:date="2025-11-21T22:21:00Z" w16du:dateUtc="2025-11-22T03:21:00Z">
        <w:r w:rsidRPr="00924919">
          <w:delText>No permitir recuperación de contraseña original</w:delText>
        </w:r>
      </w:del>
    </w:p>
    <w:p w14:paraId="23D38BFF" w14:textId="77777777" w:rsidR="00924919" w:rsidRPr="00924919" w:rsidRDefault="00924919" w:rsidP="00924919">
      <w:pPr>
        <w:numPr>
          <w:ilvl w:val="0"/>
          <w:numId w:val="4"/>
        </w:numPr>
        <w:rPr>
          <w:del w:id="264" w:author="ALLISON BAIOLA SUÁREZ REYES" w:date="2025-11-21T22:21:00Z" w16du:dateUtc="2025-11-22T03:21:00Z"/>
        </w:rPr>
      </w:pPr>
      <w:del w:id="265" w:author="ALLISON BAIOLA SUÁREZ REYES" w:date="2025-11-21T22:21:00Z" w16du:dateUtc="2025-11-22T03:21:00Z">
        <w:r w:rsidRPr="00924919">
          <w:delText>Implementar salt único por usuario</w:delText>
        </w:r>
      </w:del>
    </w:p>
    <w:p w14:paraId="585E88C2" w14:textId="77777777" w:rsidR="00654E08" w:rsidRDefault="00924919" w:rsidP="00654E08">
      <w:pPr>
        <w:rPr>
          <w:moveFrom w:id="266" w:author="ALLISON BAIOLA SUÁREZ REYES" w:date="2025-11-21T22:21:00Z" w16du:dateUtc="2025-11-22T03:21:00Z"/>
        </w:rPr>
      </w:pPr>
      <w:del w:id="267" w:author="ALLISON BAIOLA SUÁREZ REYES" w:date="2025-11-21T22:21:00Z" w16du:dateUtc="2025-11-22T03:21:00Z">
        <w:r w:rsidRPr="00924919">
          <w:pict w14:anchorId="17DD0098">
            <v:rect id="_x0000_i1028" style="width:0;height:.75pt" o:hrstd="t" o:hr="t" fillcolor="#a0a0a0" stroked="f"/>
          </w:pict>
        </w:r>
      </w:del>
      <w:moveFromRangeStart w:id="268" w:author="ALLISON BAIOLA SUÁREZ REYES" w:date="2025-11-21T22:21:00Z" w:name="move214656107"/>
    </w:p>
    <w:p w14:paraId="58750828" w14:textId="77777777" w:rsidR="00924919" w:rsidRPr="00924919" w:rsidRDefault="00654E08" w:rsidP="00924919">
      <w:pPr>
        <w:rPr>
          <w:del w:id="269" w:author="ALLISON BAIOLA SUÁREZ REYES" w:date="2025-11-21T22:21:00Z" w16du:dateUtc="2025-11-22T03:21:00Z"/>
          <w:b/>
          <w:bCs/>
        </w:rPr>
      </w:pPr>
      <w:moveFrom w:id="270" w:author="ALLISON BAIOLA SUÁREZ REYES" w:date="2025-11-21T22:21:00Z" w16du:dateUtc="2025-11-22T03:21:00Z">
        <w:r>
          <w:rPr>
            <w:rPrChange w:id="271" w:author="ALLISON BAIOLA SUÁREZ REYES" w:date="2025-11-21T22:21:00Z" w16du:dateUtc="2025-11-22T03:21:00Z">
              <w:rPr>
                <w:b/>
              </w:rPr>
            </w:rPrChange>
          </w:rPr>
          <w:t>RF-</w:t>
        </w:r>
      </w:moveFrom>
      <w:moveFromRangeEnd w:id="268"/>
      <w:del w:id="272" w:author="ALLISON BAIOLA SUÁREZ REYES" w:date="2025-11-21T22:21:00Z" w16du:dateUtc="2025-11-22T03:21:00Z">
        <w:r w:rsidR="00924919" w:rsidRPr="00924919">
          <w:rPr>
            <w:b/>
            <w:bCs/>
          </w:rPr>
          <w:delText>005: Validación de Edad</w:delText>
        </w:r>
      </w:del>
    </w:p>
    <w:p w14:paraId="20D4BCBD" w14:textId="77777777" w:rsidR="00924919" w:rsidRPr="00924919" w:rsidRDefault="00654E08" w:rsidP="00924919">
      <w:pPr>
        <w:rPr>
          <w:del w:id="273" w:author="ALLISON BAIOLA SUÁREZ REYES" w:date="2025-11-21T22:21:00Z" w16du:dateUtc="2025-11-22T03:21:00Z"/>
        </w:rPr>
      </w:pPr>
      <w:moveFromRangeStart w:id="274" w:author="ALLISON BAIOLA SUÁREZ REYES" w:date="2025-11-21T22:21:00Z" w:name="move214656108"/>
      <w:moveFrom w:id="275" w:author="ALLISON BAIOLA SUÁREZ REYES" w:date="2025-11-21T22:21:00Z" w16du:dateUtc="2025-11-22T03:21:00Z">
        <w:r>
          <w:rPr>
            <w:rPrChange w:id="276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From>
      <w:moveFromRangeEnd w:id="274"/>
      <w:del w:id="277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validar que el usuario sea mayor de edad.</w:delText>
        </w:r>
      </w:del>
    </w:p>
    <w:p w14:paraId="1C596864" w14:textId="77777777" w:rsidR="00924919" w:rsidRPr="00924919" w:rsidRDefault="00924919" w:rsidP="00924919">
      <w:pPr>
        <w:rPr>
          <w:del w:id="278" w:author="ALLISON BAIOLA SUÁREZ REYES" w:date="2025-11-21T22:21:00Z" w16du:dateUtc="2025-11-22T03:21:00Z"/>
        </w:rPr>
      </w:pPr>
      <w:del w:id="279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2D0693FA" w14:textId="77777777" w:rsidR="00924919" w:rsidRPr="00924919" w:rsidRDefault="00924919" w:rsidP="00924919">
      <w:pPr>
        <w:numPr>
          <w:ilvl w:val="0"/>
          <w:numId w:val="5"/>
        </w:numPr>
        <w:rPr>
          <w:del w:id="280" w:author="ALLISON BAIOLA SUÁREZ REYES" w:date="2025-11-21T22:21:00Z" w16du:dateUtc="2025-11-22T03:21:00Z"/>
        </w:rPr>
      </w:pPr>
      <w:del w:id="281" w:author="ALLISON BAIOLA SUÁREZ REYES" w:date="2025-11-21T22:21:00Z" w16du:dateUtc="2025-11-22T03:21:00Z">
        <w:r w:rsidRPr="00924919">
          <w:delText>Edad mínima requerida: 18 años</w:delText>
        </w:r>
      </w:del>
    </w:p>
    <w:p w14:paraId="7067BAE1" w14:textId="77777777" w:rsidR="00924919" w:rsidRPr="00924919" w:rsidRDefault="00924919" w:rsidP="00924919">
      <w:pPr>
        <w:numPr>
          <w:ilvl w:val="0"/>
          <w:numId w:val="5"/>
        </w:numPr>
        <w:rPr>
          <w:del w:id="282" w:author="ALLISON BAIOLA SUÁREZ REYES" w:date="2025-11-21T22:21:00Z" w16du:dateUtc="2025-11-22T03:21:00Z"/>
        </w:rPr>
      </w:pPr>
      <w:del w:id="283" w:author="ALLISON BAIOLA SUÁREZ REYES" w:date="2025-11-21T22:21:00Z" w16du:dateUtc="2025-11-22T03:21:00Z">
        <w:r w:rsidRPr="00924919">
          <w:delText>Calcular edad basándose en la fecha de nacimiento</w:delText>
        </w:r>
      </w:del>
    </w:p>
    <w:p w14:paraId="56793A81" w14:textId="77777777" w:rsidR="00924919" w:rsidRPr="00924919" w:rsidRDefault="00924919" w:rsidP="00924919">
      <w:pPr>
        <w:numPr>
          <w:ilvl w:val="0"/>
          <w:numId w:val="5"/>
        </w:numPr>
        <w:rPr>
          <w:del w:id="284" w:author="ALLISON BAIOLA SUÁREZ REYES" w:date="2025-11-21T22:21:00Z" w16du:dateUtc="2025-11-22T03:21:00Z"/>
        </w:rPr>
      </w:pPr>
      <w:del w:id="285" w:author="ALLISON BAIOLA SUÁREZ REYES" w:date="2025-11-21T22:21:00Z" w16du:dateUtc="2025-11-22T03:21:00Z">
        <w:r w:rsidRPr="00924919">
          <w:delText>Mostrar mensaje de error si es menor de edad</w:delText>
        </w:r>
      </w:del>
    </w:p>
    <w:p w14:paraId="03C64EF1" w14:textId="77777777" w:rsidR="00924919" w:rsidRPr="00924919" w:rsidRDefault="00924919" w:rsidP="00924919">
      <w:pPr>
        <w:numPr>
          <w:ilvl w:val="0"/>
          <w:numId w:val="5"/>
        </w:numPr>
        <w:rPr>
          <w:del w:id="286" w:author="ALLISON BAIOLA SUÁREZ REYES" w:date="2025-11-21T22:21:00Z" w16du:dateUtc="2025-11-22T03:21:00Z"/>
        </w:rPr>
      </w:pPr>
      <w:del w:id="287" w:author="ALLISON BAIOLA SUÁREZ REYES" w:date="2025-11-21T22:21:00Z" w16du:dateUtc="2025-11-22T03:21:00Z">
        <w:r w:rsidRPr="00924919">
          <w:delText>Validar formato de fecha (DD/MM/AAAA)</w:delText>
        </w:r>
      </w:del>
    </w:p>
    <w:p w14:paraId="01586B2F" w14:textId="77777777" w:rsidR="00654E08" w:rsidRDefault="00924919" w:rsidP="00654E08">
      <w:pPr>
        <w:rPr>
          <w:moveFrom w:id="288" w:author="ALLISON BAIOLA SUÁREZ REYES" w:date="2025-11-21T22:21:00Z" w16du:dateUtc="2025-11-22T03:21:00Z"/>
        </w:rPr>
      </w:pPr>
      <w:del w:id="289" w:author="ALLISON BAIOLA SUÁREZ REYES" w:date="2025-11-21T22:21:00Z" w16du:dateUtc="2025-11-22T03:21:00Z">
        <w:r w:rsidRPr="00924919">
          <w:pict w14:anchorId="05F4F12B">
            <v:rect id="_x0000_i1029" style="width:0;height:.75pt" o:hrstd="t" o:hr="t" fillcolor="#a0a0a0" stroked="f"/>
          </w:pict>
        </w:r>
      </w:del>
      <w:moveFromRangeStart w:id="290" w:author="ALLISON BAIOLA SUÁREZ REYES" w:date="2025-11-21T22:21:00Z" w:name="move214656109"/>
    </w:p>
    <w:p w14:paraId="0AD5D16D" w14:textId="77777777" w:rsidR="00924919" w:rsidRPr="00924919" w:rsidRDefault="00654E08" w:rsidP="00924919">
      <w:pPr>
        <w:rPr>
          <w:del w:id="291" w:author="ALLISON BAIOLA SUÁREZ REYES" w:date="2025-11-21T22:21:00Z" w16du:dateUtc="2025-11-22T03:21:00Z"/>
          <w:b/>
          <w:bCs/>
        </w:rPr>
      </w:pPr>
      <w:moveFrom w:id="292" w:author="ALLISON BAIOLA SUÁREZ REYES" w:date="2025-11-21T22:21:00Z" w16du:dateUtc="2025-11-22T03:21:00Z">
        <w:r>
          <w:rPr>
            <w:rPrChange w:id="293" w:author="ALLISON BAIOLA SUÁREZ REYES" w:date="2025-11-21T22:21:00Z" w16du:dateUtc="2025-11-22T03:21:00Z">
              <w:rPr>
                <w:b/>
              </w:rPr>
            </w:rPrChange>
          </w:rPr>
          <w:t>RF-</w:t>
        </w:r>
      </w:moveFrom>
      <w:moveFromRangeEnd w:id="290"/>
      <w:del w:id="294" w:author="ALLISON BAIOLA SUÁREZ REYES" w:date="2025-11-21T22:21:00Z" w16du:dateUtc="2025-11-22T03:21:00Z">
        <w:r w:rsidR="00924919" w:rsidRPr="00924919">
          <w:rPr>
            <w:b/>
            <w:bCs/>
          </w:rPr>
          <w:delText>006: Validación de Campos Obligatorios</w:delText>
        </w:r>
      </w:del>
    </w:p>
    <w:p w14:paraId="2FF276FC" w14:textId="77777777" w:rsidR="00924919" w:rsidRPr="00924919" w:rsidRDefault="00654E08" w:rsidP="00924919">
      <w:pPr>
        <w:rPr>
          <w:del w:id="295" w:author="ALLISON BAIOLA SUÁREZ REYES" w:date="2025-11-21T22:21:00Z" w16du:dateUtc="2025-11-22T03:21:00Z"/>
        </w:rPr>
      </w:pPr>
      <w:moveFromRangeStart w:id="296" w:author="ALLISON BAIOLA SUÁREZ REYES" w:date="2025-11-21T22:21:00Z" w:name="move214656114"/>
      <w:moveFrom w:id="297" w:author="ALLISON BAIOLA SUÁREZ REYES" w:date="2025-11-21T22:21:00Z" w16du:dateUtc="2025-11-22T03:21:00Z">
        <w:r>
          <w:rPr>
            <w:rPrChange w:id="298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Alta</w:t>
        </w:r>
      </w:moveFrom>
      <w:moveFromRangeEnd w:id="296"/>
      <w:del w:id="299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validar que todos los campos obligatorios estén completos.</w:delText>
        </w:r>
      </w:del>
    </w:p>
    <w:p w14:paraId="03CB7EFD" w14:textId="77777777" w:rsidR="00924919" w:rsidRPr="00924919" w:rsidRDefault="00924919" w:rsidP="00924919">
      <w:pPr>
        <w:rPr>
          <w:del w:id="300" w:author="ALLISON BAIOLA SUÁREZ REYES" w:date="2025-11-21T22:21:00Z" w16du:dateUtc="2025-11-22T03:21:00Z"/>
        </w:rPr>
      </w:pPr>
      <w:del w:id="301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30D3506E" w14:textId="77777777" w:rsidR="00924919" w:rsidRPr="00924919" w:rsidRDefault="00924919" w:rsidP="00924919">
      <w:pPr>
        <w:numPr>
          <w:ilvl w:val="0"/>
          <w:numId w:val="6"/>
        </w:numPr>
        <w:rPr>
          <w:del w:id="302" w:author="ALLISON BAIOLA SUÁREZ REYES" w:date="2025-11-21T22:21:00Z" w16du:dateUtc="2025-11-22T03:21:00Z"/>
        </w:rPr>
      </w:pPr>
      <w:del w:id="303" w:author="ALLISON BAIOLA SUÁREZ REYES" w:date="2025-11-21T22:21:00Z" w16du:dateUtc="2025-11-22T03:21:00Z">
        <w:r w:rsidRPr="00924919">
          <w:delText>Todos los campos del formulario son obligatorios</w:delText>
        </w:r>
      </w:del>
    </w:p>
    <w:p w14:paraId="35C15F5B" w14:textId="77777777" w:rsidR="00924919" w:rsidRPr="00924919" w:rsidRDefault="00924919" w:rsidP="00924919">
      <w:pPr>
        <w:numPr>
          <w:ilvl w:val="0"/>
          <w:numId w:val="6"/>
        </w:numPr>
        <w:rPr>
          <w:del w:id="304" w:author="ALLISON BAIOLA SUÁREZ REYES" w:date="2025-11-21T22:21:00Z" w16du:dateUtc="2025-11-22T03:21:00Z"/>
        </w:rPr>
      </w:pPr>
      <w:del w:id="305" w:author="ALLISON BAIOLA SUÁREZ REYES" w:date="2025-11-21T22:21:00Z" w16du:dateUtc="2025-11-22T03:21:00Z">
        <w:r w:rsidRPr="00924919">
          <w:delText>Mostrar mensaje de error específico por campo vacío</w:delText>
        </w:r>
      </w:del>
    </w:p>
    <w:p w14:paraId="56740644" w14:textId="77777777" w:rsidR="00924919" w:rsidRPr="00924919" w:rsidRDefault="00924919" w:rsidP="00924919">
      <w:pPr>
        <w:numPr>
          <w:ilvl w:val="0"/>
          <w:numId w:val="6"/>
        </w:numPr>
        <w:rPr>
          <w:del w:id="306" w:author="ALLISON BAIOLA SUÁREZ REYES" w:date="2025-11-21T22:21:00Z" w16du:dateUtc="2025-11-22T03:21:00Z"/>
        </w:rPr>
      </w:pPr>
      <w:del w:id="307" w:author="ALLISON BAIOLA SUÁREZ REYES" w:date="2025-11-21T22:21:00Z" w16du:dateUtc="2025-11-22T03:21:00Z">
        <w:r w:rsidRPr="00924919">
          <w:delText>Resaltar visualmente los campos con error</w:delText>
        </w:r>
      </w:del>
    </w:p>
    <w:p w14:paraId="3C21413C" w14:textId="77777777" w:rsidR="00924919" w:rsidRPr="00924919" w:rsidRDefault="00924919" w:rsidP="00924919">
      <w:pPr>
        <w:numPr>
          <w:ilvl w:val="0"/>
          <w:numId w:val="6"/>
        </w:numPr>
        <w:rPr>
          <w:del w:id="308" w:author="ALLISON BAIOLA SUÁREZ REYES" w:date="2025-11-21T22:21:00Z" w16du:dateUtc="2025-11-22T03:21:00Z"/>
        </w:rPr>
      </w:pPr>
      <w:del w:id="309" w:author="ALLISON BAIOLA SUÁREZ REYES" w:date="2025-11-21T22:21:00Z" w16du:dateUtc="2025-11-22T03:21:00Z">
        <w:r w:rsidRPr="00924919">
          <w:delText>No permitir envío del formulario si hay campos vacíos</w:delText>
        </w:r>
      </w:del>
    </w:p>
    <w:p w14:paraId="70FC6E9D" w14:textId="77777777" w:rsidR="00654E08" w:rsidRDefault="00924919" w:rsidP="00654E08">
      <w:pPr>
        <w:rPr>
          <w:moveFrom w:id="310" w:author="ALLISON BAIOLA SUÁREZ REYES" w:date="2025-11-21T22:21:00Z" w16du:dateUtc="2025-11-22T03:21:00Z"/>
        </w:rPr>
      </w:pPr>
      <w:del w:id="311" w:author="ALLISON BAIOLA SUÁREZ REYES" w:date="2025-11-21T22:21:00Z" w16du:dateUtc="2025-11-22T03:21:00Z">
        <w:r w:rsidRPr="00924919">
          <w:pict w14:anchorId="65A617F8">
            <v:rect id="_x0000_i1030" style="width:0;height:.75pt" o:hrstd="t" o:hr="t" fillcolor="#a0a0a0" stroked="f"/>
          </w:pict>
        </w:r>
      </w:del>
      <w:moveFromRangeStart w:id="312" w:author="ALLISON BAIOLA SUÁREZ REYES" w:date="2025-11-21T22:21:00Z" w:name="move214656111"/>
    </w:p>
    <w:p w14:paraId="04C28D78" w14:textId="77777777" w:rsidR="00924919" w:rsidRPr="00924919" w:rsidRDefault="00654E08" w:rsidP="00924919">
      <w:pPr>
        <w:rPr>
          <w:del w:id="313" w:author="ALLISON BAIOLA SUÁREZ REYES" w:date="2025-11-21T22:21:00Z" w16du:dateUtc="2025-11-22T03:21:00Z"/>
          <w:b/>
          <w:bCs/>
        </w:rPr>
      </w:pPr>
      <w:moveFrom w:id="314" w:author="ALLISON BAIOLA SUÁREZ REYES" w:date="2025-11-21T22:21:00Z" w16du:dateUtc="2025-11-22T03:21:00Z">
        <w:r>
          <w:rPr>
            <w:rPrChange w:id="315" w:author="ALLISON BAIOLA SUÁREZ REYES" w:date="2025-11-21T22:21:00Z" w16du:dateUtc="2025-11-22T03:21:00Z">
              <w:rPr>
                <w:b/>
              </w:rPr>
            </w:rPrChange>
          </w:rPr>
          <w:t>RF-</w:t>
        </w:r>
      </w:moveFrom>
      <w:moveFromRangeEnd w:id="312"/>
      <w:del w:id="316" w:author="ALLISON BAIOLA SUÁREZ REYES" w:date="2025-11-21T22:21:00Z" w16du:dateUtc="2025-11-22T03:21:00Z">
        <w:r w:rsidR="00924919" w:rsidRPr="00924919">
          <w:rPr>
            <w:b/>
            <w:bCs/>
          </w:rPr>
          <w:delText>007: Email de Confirmación</w:delText>
        </w:r>
      </w:del>
    </w:p>
    <w:p w14:paraId="38CD7387" w14:textId="77777777" w:rsidR="00924919" w:rsidRPr="00924919" w:rsidRDefault="00654E08" w:rsidP="00924919">
      <w:pPr>
        <w:rPr>
          <w:del w:id="317" w:author="ALLISON BAIOLA SUÁREZ REYES" w:date="2025-11-21T22:21:00Z" w16du:dateUtc="2025-11-22T03:21:00Z"/>
        </w:rPr>
      </w:pPr>
      <w:moveFromRangeStart w:id="318" w:author="ALLISON BAIOLA SUÁREZ REYES" w:date="2025-11-21T22:21:00Z" w:name="move214656110"/>
      <w:moveFrom w:id="319" w:author="ALLISON BAIOLA SUÁREZ REYES" w:date="2025-11-21T22:21:00Z" w16du:dateUtc="2025-11-22T03:21:00Z">
        <w:r>
          <w:rPr>
            <w:rPrChange w:id="320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From>
      <w:moveFromRangeEnd w:id="318"/>
      <w:del w:id="321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enviar un email de confirmación al registrar un usuario.</w:delText>
        </w:r>
      </w:del>
    </w:p>
    <w:p w14:paraId="3CD5DE81" w14:textId="77777777" w:rsidR="00924919" w:rsidRPr="00924919" w:rsidRDefault="00924919" w:rsidP="00924919">
      <w:pPr>
        <w:rPr>
          <w:del w:id="322" w:author="ALLISON BAIOLA SUÁREZ REYES" w:date="2025-11-21T22:21:00Z" w16du:dateUtc="2025-11-22T03:21:00Z"/>
        </w:rPr>
      </w:pPr>
      <w:del w:id="323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73C5DA3F" w14:textId="77777777" w:rsidR="00924919" w:rsidRPr="00924919" w:rsidRDefault="00924919" w:rsidP="00924919">
      <w:pPr>
        <w:numPr>
          <w:ilvl w:val="0"/>
          <w:numId w:val="7"/>
        </w:numPr>
        <w:rPr>
          <w:del w:id="324" w:author="ALLISON BAIOLA SUÁREZ REYES" w:date="2025-11-21T22:21:00Z" w16du:dateUtc="2025-11-22T03:21:00Z"/>
        </w:rPr>
      </w:pPr>
      <w:del w:id="325" w:author="ALLISON BAIOLA SUÁREZ REYES" w:date="2025-11-21T22:21:00Z" w16du:dateUtc="2025-11-22T03:21:00Z">
        <w:r w:rsidRPr="00924919">
          <w:delText>Enviar email automáticamente después del registro exitoso</w:delText>
        </w:r>
      </w:del>
    </w:p>
    <w:p w14:paraId="0852857F" w14:textId="77777777" w:rsidR="00924919" w:rsidRPr="00924919" w:rsidRDefault="00924919" w:rsidP="00924919">
      <w:pPr>
        <w:numPr>
          <w:ilvl w:val="0"/>
          <w:numId w:val="7"/>
        </w:numPr>
        <w:rPr>
          <w:del w:id="326" w:author="ALLISON BAIOLA SUÁREZ REYES" w:date="2025-11-21T22:21:00Z" w16du:dateUtc="2025-11-22T03:21:00Z"/>
        </w:rPr>
      </w:pPr>
      <w:del w:id="327" w:author="ALLISON BAIOLA SUÁREZ REYES" w:date="2025-11-21T22:21:00Z" w16du:dateUtc="2025-11-22T03:21:00Z">
        <w:r w:rsidRPr="00924919">
          <w:delText>Email debe contener: saludo personalizado, enlace de confirmación, instrucciones</w:delText>
        </w:r>
      </w:del>
    </w:p>
    <w:p w14:paraId="60D80E1C" w14:textId="77777777" w:rsidR="00924919" w:rsidRPr="00924919" w:rsidRDefault="00924919" w:rsidP="00924919">
      <w:pPr>
        <w:numPr>
          <w:ilvl w:val="0"/>
          <w:numId w:val="7"/>
        </w:numPr>
        <w:rPr>
          <w:del w:id="328" w:author="ALLISON BAIOLA SUÁREZ REYES" w:date="2025-11-21T22:21:00Z" w16du:dateUtc="2025-11-22T03:21:00Z"/>
        </w:rPr>
      </w:pPr>
      <w:del w:id="329" w:author="ALLISON BAIOLA SUÁREZ REYES" w:date="2025-11-21T22:21:00Z" w16du:dateUtc="2025-11-22T03:21:00Z">
        <w:r w:rsidRPr="00924919">
          <w:delText>Implementar timeout de 24 horas para el enlace de confirmación</w:delText>
        </w:r>
      </w:del>
    </w:p>
    <w:p w14:paraId="5BA2321E" w14:textId="77777777" w:rsidR="00924919" w:rsidRPr="00924919" w:rsidRDefault="00924919" w:rsidP="00924919">
      <w:pPr>
        <w:numPr>
          <w:ilvl w:val="0"/>
          <w:numId w:val="7"/>
        </w:numPr>
        <w:rPr>
          <w:del w:id="330" w:author="ALLISON BAIOLA SUÁREZ REYES" w:date="2025-11-21T22:21:00Z" w16du:dateUtc="2025-11-22T03:21:00Z"/>
        </w:rPr>
      </w:pPr>
      <w:del w:id="331" w:author="ALLISON BAIOLA SUÁREZ REYES" w:date="2025-11-21T22:21:00Z" w16du:dateUtc="2025-11-22T03:21:00Z">
        <w:r w:rsidRPr="00924919">
          <w:delText>Permitir reenvío de email de confirmación</w:delText>
        </w:r>
      </w:del>
    </w:p>
    <w:p w14:paraId="62464E41" w14:textId="77777777" w:rsidR="00654E08" w:rsidRDefault="00924919" w:rsidP="00654E08">
      <w:pPr>
        <w:rPr>
          <w:moveFrom w:id="332" w:author="ALLISON BAIOLA SUÁREZ REYES" w:date="2025-11-21T22:21:00Z" w16du:dateUtc="2025-11-22T03:21:00Z"/>
        </w:rPr>
      </w:pPr>
      <w:del w:id="333" w:author="ALLISON BAIOLA SUÁREZ REYES" w:date="2025-11-21T22:21:00Z" w16du:dateUtc="2025-11-22T03:21:00Z">
        <w:r w:rsidRPr="00924919">
          <w:pict w14:anchorId="29478BDD">
            <v:rect id="_x0000_i1031" style="width:0;height:.75pt" o:hrstd="t" o:hr="t" fillcolor="#a0a0a0" stroked="f"/>
          </w:pict>
        </w:r>
      </w:del>
      <w:moveFromRangeStart w:id="334" w:author="ALLISON BAIOLA SUÁREZ REYES" w:date="2025-11-21T22:21:00Z" w:name="move214656113"/>
    </w:p>
    <w:p w14:paraId="12E785E3" w14:textId="77777777" w:rsidR="00924919" w:rsidRPr="00924919" w:rsidRDefault="00654E08" w:rsidP="00924919">
      <w:pPr>
        <w:rPr>
          <w:del w:id="335" w:author="ALLISON BAIOLA SUÁREZ REYES" w:date="2025-11-21T22:21:00Z" w16du:dateUtc="2025-11-22T03:21:00Z"/>
          <w:b/>
          <w:bCs/>
        </w:rPr>
      </w:pPr>
      <w:moveFrom w:id="336" w:author="ALLISON BAIOLA SUÁREZ REYES" w:date="2025-11-21T22:21:00Z" w16du:dateUtc="2025-11-22T03:21:00Z">
        <w:r>
          <w:rPr>
            <w:rPrChange w:id="337" w:author="ALLISON BAIOLA SUÁREZ REYES" w:date="2025-11-21T22:21:00Z" w16du:dateUtc="2025-11-22T03:21:00Z">
              <w:rPr>
                <w:b/>
              </w:rPr>
            </w:rPrChange>
          </w:rPr>
          <w:t>RF-</w:t>
        </w:r>
      </w:moveFrom>
      <w:moveFromRangeEnd w:id="334"/>
      <w:del w:id="338" w:author="ALLISON BAIOLA SUÁREZ REYES" w:date="2025-11-21T22:21:00Z" w16du:dateUtc="2025-11-22T03:21:00Z">
        <w:r w:rsidR="00924919" w:rsidRPr="00924919">
          <w:rPr>
            <w:b/>
            <w:bCs/>
          </w:rPr>
          <w:delText>008: Prevención de Registros Duplicados</w:delText>
        </w:r>
      </w:del>
    </w:p>
    <w:p w14:paraId="1FBF026B" w14:textId="6E0ECBE5" w:rsidR="00654E08" w:rsidRDefault="00654E08" w:rsidP="00654E08">
      <w:r>
        <w:rPr>
          <w:rPrChange w:id="339" w:author="ALLISON BAIOLA SUÁREZ REYES" w:date="2025-11-21T22:21:00Z" w16du:dateUtc="2025-11-22T03:21:00Z">
            <w:rPr>
              <w:b/>
            </w:rPr>
          </w:rPrChange>
        </w:rPr>
        <w:t>Prioridad:</w:t>
      </w:r>
      <w:r>
        <w:t xml:space="preserve"> Alta</w:t>
      </w:r>
      <w:del w:id="340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prevenir la creación de cuentas duplicadas.</w:delText>
        </w:r>
      </w:del>
    </w:p>
    <w:p w14:paraId="4BD1A43C" w14:textId="77777777" w:rsidR="00924919" w:rsidRPr="00924919" w:rsidRDefault="00924919" w:rsidP="00924919">
      <w:pPr>
        <w:rPr>
          <w:del w:id="341" w:author="ALLISON BAIOLA SUÁREZ REYES" w:date="2025-11-21T22:21:00Z" w16du:dateUtc="2025-11-22T03:21:00Z"/>
        </w:rPr>
      </w:pPr>
      <w:del w:id="342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44966711" w14:textId="77777777" w:rsidR="00924919" w:rsidRPr="00924919" w:rsidRDefault="00924919" w:rsidP="00924919">
      <w:pPr>
        <w:numPr>
          <w:ilvl w:val="0"/>
          <w:numId w:val="8"/>
        </w:numPr>
        <w:rPr>
          <w:del w:id="343" w:author="ALLISON BAIOLA SUÁREZ REYES" w:date="2025-11-21T22:21:00Z" w16du:dateUtc="2025-11-22T03:21:00Z"/>
        </w:rPr>
      </w:pPr>
      <w:del w:id="344" w:author="ALLISON BAIOLA SUÁREZ REYES" w:date="2025-11-21T22:21:00Z" w16du:dateUtc="2025-11-22T03:21:00Z">
        <w:r w:rsidRPr="00924919">
          <w:delText>Validar unicidad del email antes de crear el registro</w:delText>
        </w:r>
      </w:del>
    </w:p>
    <w:p w14:paraId="58FCC5C6" w14:textId="77777777" w:rsidR="00924919" w:rsidRPr="00924919" w:rsidRDefault="00924919" w:rsidP="00924919">
      <w:pPr>
        <w:numPr>
          <w:ilvl w:val="0"/>
          <w:numId w:val="8"/>
        </w:numPr>
        <w:rPr>
          <w:del w:id="345" w:author="ALLISON BAIOLA SUÁREZ REYES" w:date="2025-11-21T22:21:00Z" w16du:dateUtc="2025-11-22T03:21:00Z"/>
        </w:rPr>
      </w:pPr>
      <w:del w:id="346" w:author="ALLISON BAIOLA SUÁREZ REYES" w:date="2025-11-21T22:21:00Z" w16du:dateUtc="2025-11-22T03:21:00Z">
        <w:r w:rsidRPr="00924919">
          <w:delText>Implementar constraint único en la base de datos</w:delText>
        </w:r>
      </w:del>
    </w:p>
    <w:p w14:paraId="743C2B85" w14:textId="77777777" w:rsidR="00924919" w:rsidRPr="00924919" w:rsidRDefault="00924919" w:rsidP="00924919">
      <w:pPr>
        <w:numPr>
          <w:ilvl w:val="0"/>
          <w:numId w:val="8"/>
        </w:numPr>
        <w:rPr>
          <w:del w:id="347" w:author="ALLISON BAIOLA SUÁREZ REYES" w:date="2025-11-21T22:21:00Z" w16du:dateUtc="2025-11-22T03:21:00Z"/>
        </w:rPr>
      </w:pPr>
      <w:del w:id="348" w:author="ALLISON BAIOLA SUÁREZ REYES" w:date="2025-11-21T22:21:00Z" w16du:dateUtc="2025-11-22T03:21:00Z">
        <w:r w:rsidRPr="00924919">
          <w:delText>Manejar errores de duplicación de forma elegante</w:delText>
        </w:r>
      </w:del>
    </w:p>
    <w:p w14:paraId="435E916A" w14:textId="77777777" w:rsidR="00924919" w:rsidRPr="00924919" w:rsidRDefault="00924919" w:rsidP="00924919">
      <w:pPr>
        <w:numPr>
          <w:ilvl w:val="0"/>
          <w:numId w:val="8"/>
        </w:numPr>
        <w:rPr>
          <w:del w:id="349" w:author="ALLISON BAIOLA SUÁREZ REYES" w:date="2025-11-21T22:21:00Z" w16du:dateUtc="2025-11-22T03:21:00Z"/>
        </w:rPr>
      </w:pPr>
      <w:del w:id="350" w:author="ALLISON BAIOLA SUÁREZ REYES" w:date="2025-11-21T22:21:00Z" w16du:dateUtc="2025-11-22T03:21:00Z">
        <w:r w:rsidRPr="00924919">
          <w:delText>Sugerir recuperación de contraseña si el email existe</w:delText>
        </w:r>
      </w:del>
    </w:p>
    <w:p w14:paraId="1DFD7257" w14:textId="77777777" w:rsidR="00924919" w:rsidRPr="00924919" w:rsidRDefault="00924919" w:rsidP="00924919">
      <w:pPr>
        <w:rPr>
          <w:del w:id="351" w:author="ALLISON BAIOLA SUÁREZ REYES" w:date="2025-11-21T22:21:00Z" w16du:dateUtc="2025-11-22T03:21:00Z"/>
        </w:rPr>
      </w:pPr>
      <w:del w:id="352" w:author="ALLISON BAIOLA SUÁREZ REYES" w:date="2025-11-21T22:21:00Z" w16du:dateUtc="2025-11-22T03:21:00Z">
        <w:r w:rsidRPr="00924919">
          <w:pict w14:anchorId="48B11078">
            <v:rect id="_x0000_i1032" style="width:0;height:.75pt" o:hrstd="t" o:hr="t" fillcolor="#a0a0a0" stroked="f"/>
          </w:pict>
        </w:r>
      </w:del>
    </w:p>
    <w:p w14:paraId="1F183D7D" w14:textId="77777777" w:rsidR="00924919" w:rsidRPr="00924919" w:rsidRDefault="00924919" w:rsidP="00924919">
      <w:pPr>
        <w:rPr>
          <w:del w:id="353" w:author="ALLISON BAIOLA SUÁREZ REYES" w:date="2025-11-21T22:21:00Z" w16du:dateUtc="2025-11-22T03:21:00Z"/>
          <w:b/>
          <w:bCs/>
        </w:rPr>
      </w:pPr>
      <w:del w:id="354" w:author="ALLISON BAIOLA SUÁREZ REYES" w:date="2025-11-21T22:21:00Z" w16du:dateUtc="2025-11-22T03:21:00Z">
        <w:r w:rsidRPr="00924919">
          <w:rPr>
            <w:b/>
            <w:bCs/>
          </w:rPr>
          <w:delText>RF-009: Validación de Caracteres Especiales</w:delText>
        </w:r>
      </w:del>
    </w:p>
    <w:p w14:paraId="05684116" w14:textId="77777777" w:rsidR="00924919" w:rsidRPr="00924919" w:rsidRDefault="00654E08" w:rsidP="00924919">
      <w:pPr>
        <w:rPr>
          <w:del w:id="355" w:author="ALLISON BAIOLA SUÁREZ REYES" w:date="2025-11-21T22:21:00Z" w16du:dateUtc="2025-11-22T03:21:00Z"/>
        </w:rPr>
      </w:pPr>
      <w:moveFromRangeStart w:id="356" w:author="ALLISON BAIOLA SUÁREZ REYES" w:date="2025-11-21T22:21:00Z" w:name="move214656112"/>
      <w:moveFrom w:id="357" w:author="ALLISON BAIOLA SUÁREZ REYES" w:date="2025-11-21T22:21:00Z" w16du:dateUtc="2025-11-22T03:21:00Z">
        <w:r>
          <w:rPr>
            <w:rPrChange w:id="358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From>
      <w:moveFromRangeEnd w:id="356"/>
      <w:del w:id="359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validar caracteres permitidos en cada campo.</w:delText>
        </w:r>
      </w:del>
    </w:p>
    <w:p w14:paraId="0B959C06" w14:textId="77777777" w:rsidR="00924919" w:rsidRPr="00924919" w:rsidRDefault="00924919" w:rsidP="00924919">
      <w:pPr>
        <w:rPr>
          <w:del w:id="360" w:author="ALLISON BAIOLA SUÁREZ REYES" w:date="2025-11-21T22:21:00Z" w16du:dateUtc="2025-11-22T03:21:00Z"/>
        </w:rPr>
      </w:pPr>
      <w:del w:id="361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058F3A0C" w14:textId="77777777" w:rsidR="00924919" w:rsidRPr="00924919" w:rsidRDefault="00924919" w:rsidP="00924919">
      <w:pPr>
        <w:numPr>
          <w:ilvl w:val="0"/>
          <w:numId w:val="9"/>
        </w:numPr>
        <w:rPr>
          <w:del w:id="362" w:author="ALLISON BAIOLA SUÁREZ REYES" w:date="2025-11-21T22:21:00Z" w16du:dateUtc="2025-11-22T03:21:00Z"/>
        </w:rPr>
      </w:pPr>
      <w:del w:id="363" w:author="ALLISON BAIOLA SUÁREZ REYES" w:date="2025-11-21T22:21:00Z" w16du:dateUtc="2025-11-22T03:21:00Z">
        <w:r w:rsidRPr="00924919">
          <w:delText>Nombre: solo letras, espacios y acentos</w:delText>
        </w:r>
      </w:del>
    </w:p>
    <w:p w14:paraId="62B283BF" w14:textId="77777777" w:rsidR="00924919" w:rsidRPr="00924919" w:rsidRDefault="00924919" w:rsidP="00924919">
      <w:pPr>
        <w:numPr>
          <w:ilvl w:val="0"/>
          <w:numId w:val="9"/>
        </w:numPr>
        <w:rPr>
          <w:del w:id="364" w:author="ALLISON BAIOLA SUÁREZ REYES" w:date="2025-11-21T22:21:00Z" w16du:dateUtc="2025-11-22T03:21:00Z"/>
        </w:rPr>
      </w:pPr>
      <w:del w:id="365" w:author="ALLISON BAIOLA SUÁREZ REYES" w:date="2025-11-21T22:21:00Z" w16du:dateUtc="2025-11-22T03:21:00Z">
        <w:r w:rsidRPr="00924919">
          <w:delText>Email: formato estándar de email</w:delText>
        </w:r>
      </w:del>
    </w:p>
    <w:p w14:paraId="757528B9" w14:textId="77777777" w:rsidR="00924919" w:rsidRPr="00924919" w:rsidRDefault="00924919" w:rsidP="00924919">
      <w:pPr>
        <w:numPr>
          <w:ilvl w:val="0"/>
          <w:numId w:val="9"/>
        </w:numPr>
        <w:rPr>
          <w:del w:id="366" w:author="ALLISON BAIOLA SUÁREZ REYES" w:date="2025-11-21T22:21:00Z" w16du:dateUtc="2025-11-22T03:21:00Z"/>
        </w:rPr>
      </w:pPr>
      <w:del w:id="367" w:author="ALLISON BAIOLA SUÁREZ REYES" w:date="2025-11-21T22:21:00Z" w16du:dateUtc="2025-11-22T03:21:00Z">
        <w:r w:rsidRPr="00924919">
          <w:delText>Contraseña: permitir todos los caracteres especiales</w:delText>
        </w:r>
      </w:del>
    </w:p>
    <w:p w14:paraId="2AA84874" w14:textId="77777777" w:rsidR="00924919" w:rsidRPr="00924919" w:rsidRDefault="00924919" w:rsidP="00924919">
      <w:pPr>
        <w:numPr>
          <w:ilvl w:val="0"/>
          <w:numId w:val="9"/>
        </w:numPr>
        <w:rPr>
          <w:del w:id="368" w:author="ALLISON BAIOLA SUÁREZ REYES" w:date="2025-11-21T22:21:00Z" w16du:dateUtc="2025-11-22T03:21:00Z"/>
        </w:rPr>
      </w:pPr>
      <w:del w:id="369" w:author="ALLISON BAIOLA SUÁREZ REYES" w:date="2025-11-21T22:21:00Z" w16du:dateUtc="2025-11-22T03:21:00Z">
        <w:r w:rsidRPr="00924919">
          <w:delText>Prevenir inyección SQL y XSS</w:delText>
        </w:r>
      </w:del>
    </w:p>
    <w:p w14:paraId="14F05EBD" w14:textId="77777777" w:rsidR="00924919" w:rsidRPr="00924919" w:rsidRDefault="00924919" w:rsidP="00924919">
      <w:pPr>
        <w:rPr>
          <w:del w:id="370" w:author="ALLISON BAIOLA SUÁREZ REYES" w:date="2025-11-21T22:21:00Z" w16du:dateUtc="2025-11-22T03:21:00Z"/>
        </w:rPr>
      </w:pPr>
      <w:del w:id="371" w:author="ALLISON BAIOLA SUÁREZ REYES" w:date="2025-11-21T22:21:00Z" w16du:dateUtc="2025-11-22T03:21:00Z">
        <w:r w:rsidRPr="00924919">
          <w:pict w14:anchorId="2EF8447D">
            <v:rect id="_x0000_i1033" style="width:0;height:.75pt" o:hrstd="t" o:hr="t" fillcolor="#a0a0a0" stroked="f"/>
          </w:pict>
        </w:r>
      </w:del>
    </w:p>
    <w:p w14:paraId="646F2EE8" w14:textId="77777777" w:rsidR="00924919" w:rsidRPr="00924919" w:rsidRDefault="00924919" w:rsidP="00924919">
      <w:pPr>
        <w:rPr>
          <w:del w:id="372" w:author="ALLISON BAIOLA SUÁREZ REYES" w:date="2025-11-21T22:21:00Z" w16du:dateUtc="2025-11-22T03:21:00Z"/>
          <w:b/>
          <w:bCs/>
        </w:rPr>
      </w:pPr>
      <w:del w:id="373" w:author="ALLISON BAIOLA SUÁREZ REYES" w:date="2025-11-21T22:21:00Z" w16du:dateUtc="2025-11-22T03:21:00Z">
        <w:r w:rsidRPr="00924919">
          <w:rPr>
            <w:b/>
            <w:bCs/>
          </w:rPr>
          <w:delText>RF-010: Límites de Longitud</w:delText>
        </w:r>
      </w:del>
    </w:p>
    <w:p w14:paraId="4E4DC895" w14:textId="77777777" w:rsidR="00924919" w:rsidRPr="00924919" w:rsidRDefault="00654E08" w:rsidP="00924919">
      <w:pPr>
        <w:rPr>
          <w:del w:id="374" w:author="ALLISON BAIOLA SUÁREZ REYES" w:date="2025-11-21T22:21:00Z" w16du:dateUtc="2025-11-22T03:21:00Z"/>
        </w:rPr>
      </w:pPr>
      <w:moveFromRangeStart w:id="375" w:author="ALLISON BAIOLA SUÁREZ REYES" w:date="2025-11-21T22:21:00Z" w:name="move214656116"/>
      <w:moveFrom w:id="376" w:author="ALLISON BAIOLA SUÁREZ REYES" w:date="2025-11-21T22:21:00Z" w16du:dateUtc="2025-11-22T03:21:00Z">
        <w:r>
          <w:rPr>
            <w:rPrChange w:id="377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From>
      <w:moveFromRangeEnd w:id="375"/>
      <w:del w:id="378" w:author="ALLISON BAIOLA SUÁREZ REYES" w:date="2025-11-21T22:21:00Z" w16du:dateUtc="2025-11-22T03:21:00Z">
        <w:r w:rsidR="00924919" w:rsidRPr="00924919">
          <w:br/>
        </w:r>
        <w:r w:rsidR="00924919" w:rsidRPr="00924919">
          <w:rPr>
            <w:b/>
            <w:bCs/>
          </w:rPr>
          <w:delText>Descripción:</w:delText>
        </w:r>
        <w:r w:rsidR="00924919" w:rsidRPr="00924919">
          <w:delText xml:space="preserve"> El sistema debe validar la longitud máxima y mínima de los campos.</w:delText>
        </w:r>
      </w:del>
    </w:p>
    <w:p w14:paraId="1914EB40" w14:textId="77777777" w:rsidR="00924919" w:rsidRPr="00924919" w:rsidRDefault="00924919" w:rsidP="00924919">
      <w:pPr>
        <w:rPr>
          <w:del w:id="379" w:author="ALLISON BAIOLA SUÁREZ REYES" w:date="2025-11-21T22:21:00Z" w16du:dateUtc="2025-11-22T03:21:00Z"/>
        </w:rPr>
      </w:pPr>
      <w:del w:id="380" w:author="ALLISON BAIOLA SUÁREZ REYES" w:date="2025-11-21T22:21:00Z" w16du:dateUtc="2025-11-22T03:21:00Z">
        <w:r w:rsidRPr="00924919">
          <w:rPr>
            <w:b/>
            <w:bCs/>
          </w:rPr>
          <w:delText>Criterios de Aceptación:</w:delText>
        </w:r>
      </w:del>
    </w:p>
    <w:p w14:paraId="5291B809" w14:textId="77777777" w:rsidR="00924919" w:rsidRPr="00924919" w:rsidRDefault="00924919" w:rsidP="00924919">
      <w:pPr>
        <w:numPr>
          <w:ilvl w:val="0"/>
          <w:numId w:val="10"/>
        </w:numPr>
        <w:rPr>
          <w:del w:id="381" w:author="ALLISON BAIOLA SUÁREZ REYES" w:date="2025-11-21T22:21:00Z" w16du:dateUtc="2025-11-22T03:21:00Z"/>
        </w:rPr>
      </w:pPr>
      <w:del w:id="382" w:author="ALLISON BAIOLA SUÁREZ REYES" w:date="2025-11-21T22:21:00Z" w16du:dateUtc="2025-11-22T03:21:00Z">
        <w:r w:rsidRPr="00924919">
          <w:delText>Nombre: mínimo 2, máximo 100 caracteres</w:delText>
        </w:r>
      </w:del>
    </w:p>
    <w:p w14:paraId="3B4E1D8B" w14:textId="77777777" w:rsidR="00924919" w:rsidRPr="00924919" w:rsidRDefault="00924919" w:rsidP="00924919">
      <w:pPr>
        <w:numPr>
          <w:ilvl w:val="0"/>
          <w:numId w:val="10"/>
        </w:numPr>
        <w:rPr>
          <w:del w:id="383" w:author="ALLISON BAIOLA SUÁREZ REYES" w:date="2025-11-21T22:21:00Z" w16du:dateUtc="2025-11-22T03:21:00Z"/>
        </w:rPr>
      </w:pPr>
      <w:del w:id="384" w:author="ALLISON BAIOLA SUÁREZ REYES" w:date="2025-11-21T22:21:00Z" w16du:dateUtc="2025-11-22T03:21:00Z">
        <w:r w:rsidRPr="00924919">
          <w:delText>Email: máximo 255 caracteres</w:delText>
        </w:r>
      </w:del>
    </w:p>
    <w:p w14:paraId="3ED02308" w14:textId="77777777" w:rsidR="00924919" w:rsidRPr="00924919" w:rsidRDefault="00924919" w:rsidP="00924919">
      <w:pPr>
        <w:numPr>
          <w:ilvl w:val="0"/>
          <w:numId w:val="10"/>
        </w:numPr>
        <w:rPr>
          <w:del w:id="385" w:author="ALLISON BAIOLA SUÁREZ REYES" w:date="2025-11-21T22:21:00Z" w16du:dateUtc="2025-11-22T03:21:00Z"/>
        </w:rPr>
      </w:pPr>
      <w:del w:id="386" w:author="ALLISON BAIOLA SUÁREZ REYES" w:date="2025-11-21T22:21:00Z" w16du:dateUtc="2025-11-22T03:21:00Z">
        <w:r w:rsidRPr="00924919">
          <w:delText>Contraseña: mínimo 8, máximo 128 caracteres</w:delText>
        </w:r>
      </w:del>
    </w:p>
    <w:p w14:paraId="51DCB2F6" w14:textId="77777777" w:rsidR="00924919" w:rsidRPr="00924919" w:rsidRDefault="00924919" w:rsidP="00924919">
      <w:pPr>
        <w:numPr>
          <w:ilvl w:val="0"/>
          <w:numId w:val="10"/>
        </w:numPr>
        <w:rPr>
          <w:del w:id="387" w:author="ALLISON BAIOLA SUÁREZ REYES" w:date="2025-11-21T22:21:00Z" w16du:dateUtc="2025-11-22T03:21:00Z"/>
        </w:rPr>
      </w:pPr>
      <w:del w:id="388" w:author="ALLISON BAIOLA SUÁREZ REYES" w:date="2025-11-21T22:21:00Z" w16du:dateUtc="2025-11-22T03:21:00Z">
        <w:r w:rsidRPr="00924919">
          <w:delText>Mostrar contador de caracteres en tiempo real</w:delText>
        </w:r>
      </w:del>
    </w:p>
    <w:p w14:paraId="7B0F1A3D" w14:textId="77777777" w:rsidR="00654E08" w:rsidRDefault="00924919" w:rsidP="00654E08">
      <w:pPr>
        <w:rPr>
          <w:moveFrom w:id="389" w:author="ALLISON BAIOLA SUÁREZ REYES" w:date="2025-11-21T22:21:00Z" w16du:dateUtc="2025-11-22T03:21:00Z"/>
        </w:rPr>
      </w:pPr>
      <w:del w:id="390" w:author="ALLISON BAIOLA SUÁREZ REYES" w:date="2025-11-21T22:21:00Z" w16du:dateUtc="2025-11-22T03:21:00Z">
        <w:r w:rsidRPr="00924919">
          <w:pict w14:anchorId="059F60B6">
            <v:rect id="_x0000_i1034" style="width:0;height:.75pt" o:hrstd="t" o:hr="t" fillcolor="#a0a0a0" stroked="f"/>
          </w:pict>
        </w:r>
      </w:del>
      <w:moveFromRangeStart w:id="391" w:author="ALLISON BAIOLA SUÁREZ REYES" w:date="2025-11-21T22:21:00Z" w:name="move214656099"/>
    </w:p>
    <w:p w14:paraId="7D8EB071" w14:textId="77777777" w:rsidR="00924919" w:rsidRPr="00924919" w:rsidRDefault="00654E08" w:rsidP="00924919">
      <w:pPr>
        <w:rPr>
          <w:del w:id="392" w:author="ALLISON BAIOLA SUÁREZ REYES" w:date="2025-11-21T22:21:00Z" w16du:dateUtc="2025-11-22T03:21:00Z"/>
          <w:b/>
          <w:bCs/>
        </w:rPr>
      </w:pPr>
      <w:moveFrom w:id="393" w:author="ALLISON BAIOLA SUÁREZ REYES" w:date="2025-11-21T22:21:00Z" w16du:dateUtc="2025-11-22T03:21:00Z">
        <w:r>
          <w:rPr>
            <w:rPrChange w:id="394" w:author="ALLISON BAIOLA SUÁREZ REYES" w:date="2025-11-21T22:21:00Z" w16du:dateUtc="2025-11-22T03:21:00Z">
              <w:rPr>
                <w:b/>
              </w:rPr>
            </w:rPrChange>
          </w:rPr>
          <w:t xml:space="preserve">2. REQUERIMIENTOS </w:t>
        </w:r>
      </w:moveFrom>
      <w:moveFromRangeEnd w:id="391"/>
      <w:del w:id="395" w:author="ALLISON BAIOLA SUÁREZ REYES" w:date="2025-11-21T22:21:00Z" w16du:dateUtc="2025-11-22T03:21:00Z">
        <w:r w:rsidR="00924919" w:rsidRPr="00924919">
          <w:rPr>
            <w:b/>
            <w:bCs/>
          </w:rPr>
          <w:delText>NO FUNCIONALES</w:delText>
        </w:r>
      </w:del>
    </w:p>
    <w:p w14:paraId="6613D8CF" w14:textId="77777777" w:rsidR="00924919" w:rsidRPr="00924919" w:rsidRDefault="00924919" w:rsidP="00924919">
      <w:pPr>
        <w:rPr>
          <w:del w:id="396" w:author="ALLISON BAIOLA SUÁREZ REYES" w:date="2025-11-21T22:21:00Z" w16du:dateUtc="2025-11-22T03:21:00Z"/>
          <w:b/>
          <w:bCs/>
        </w:rPr>
      </w:pPr>
      <w:del w:id="397" w:author="ALLISON BAIOLA SUÁREZ REYES" w:date="2025-11-21T22:21:00Z" w16du:dateUtc="2025-11-22T03:21:00Z">
        <w:r w:rsidRPr="00924919">
          <w:rPr>
            <w:b/>
            <w:bCs/>
          </w:rPr>
          <w:delText>RNF-001: Rendimiento</w:delText>
        </w:r>
      </w:del>
    </w:p>
    <w:p w14:paraId="22715D7C" w14:textId="77777777" w:rsidR="00924919" w:rsidRPr="00924919" w:rsidRDefault="00924919" w:rsidP="00924919">
      <w:pPr>
        <w:rPr>
          <w:del w:id="398" w:author="ALLISON BAIOLA SUÁREZ REYES" w:date="2025-11-21T22:21:00Z" w16du:dateUtc="2025-11-22T03:21:00Z"/>
        </w:rPr>
      </w:pPr>
      <w:del w:id="399" w:author="ALLISON BAIOLA SUÁREZ REYES" w:date="2025-11-21T22:21:00Z" w16du:dateUtc="2025-11-22T03:21:00Z">
        <w:r w:rsidRPr="00924919">
          <w:rPr>
            <w:b/>
            <w:bCs/>
          </w:rPr>
          <w:delText>Descripción:</w:delText>
        </w:r>
        <w:r w:rsidRPr="00924919">
          <w:delText xml:space="preserve"> El sistema debe responder de manera eficiente.</w:delText>
        </w:r>
      </w:del>
    </w:p>
    <w:p w14:paraId="721C212E" w14:textId="77777777" w:rsidR="00924919" w:rsidRPr="00924919" w:rsidRDefault="00924919" w:rsidP="00924919">
      <w:pPr>
        <w:rPr>
          <w:del w:id="400" w:author="ALLISON BAIOLA SUÁREZ REYES" w:date="2025-11-21T22:21:00Z" w16du:dateUtc="2025-11-22T03:21:00Z"/>
        </w:rPr>
      </w:pPr>
      <w:del w:id="401" w:author="ALLISON BAIOLA SUÁREZ REYES" w:date="2025-11-21T22:21:00Z" w16du:dateUtc="2025-11-22T03:21:00Z">
        <w:r w:rsidRPr="00924919">
          <w:rPr>
            <w:b/>
            <w:bCs/>
          </w:rPr>
          <w:delText>Criterios:</w:delText>
        </w:r>
      </w:del>
    </w:p>
    <w:p w14:paraId="3C31D853" w14:textId="77777777" w:rsidR="00924919" w:rsidRPr="00924919" w:rsidRDefault="00924919" w:rsidP="00924919">
      <w:pPr>
        <w:numPr>
          <w:ilvl w:val="0"/>
          <w:numId w:val="11"/>
        </w:numPr>
        <w:rPr>
          <w:del w:id="402" w:author="ALLISON BAIOLA SUÁREZ REYES" w:date="2025-11-21T22:21:00Z" w16du:dateUtc="2025-11-22T03:21:00Z"/>
        </w:rPr>
      </w:pPr>
      <w:del w:id="403" w:author="ALLISON BAIOLA SUÁREZ REYES" w:date="2025-11-21T22:21:00Z" w16du:dateUtc="2025-11-22T03:21:00Z">
        <w:r w:rsidRPr="00924919">
          <w:delText>Tiempo de respuesta del registro: &lt; 2 segundos</w:delText>
        </w:r>
      </w:del>
    </w:p>
    <w:p w14:paraId="5F44B04F" w14:textId="77777777" w:rsidR="00924919" w:rsidRPr="00924919" w:rsidRDefault="00924919" w:rsidP="00924919">
      <w:pPr>
        <w:numPr>
          <w:ilvl w:val="0"/>
          <w:numId w:val="11"/>
        </w:numPr>
        <w:rPr>
          <w:del w:id="404" w:author="ALLISON BAIOLA SUÁREZ REYES" w:date="2025-11-21T22:21:00Z" w16du:dateUtc="2025-11-22T03:21:00Z"/>
        </w:rPr>
      </w:pPr>
      <w:del w:id="405" w:author="ALLISON BAIOLA SUÁREZ REYES" w:date="2025-11-21T22:21:00Z" w16du:dateUtc="2025-11-22T03:21:00Z">
        <w:r w:rsidRPr="00924919">
          <w:delText>Validaciones en tiempo real: &lt; 100 milisegundos</w:delText>
        </w:r>
      </w:del>
    </w:p>
    <w:p w14:paraId="692C9D77" w14:textId="77777777" w:rsidR="00924919" w:rsidRPr="00924919" w:rsidRDefault="00924919" w:rsidP="00924919">
      <w:pPr>
        <w:numPr>
          <w:ilvl w:val="0"/>
          <w:numId w:val="11"/>
        </w:numPr>
        <w:rPr>
          <w:del w:id="406" w:author="ALLISON BAIOLA SUÁREZ REYES" w:date="2025-11-21T22:21:00Z" w16du:dateUtc="2025-11-22T03:21:00Z"/>
        </w:rPr>
      </w:pPr>
      <w:del w:id="407" w:author="ALLISON BAIOLA SUÁREZ REYES" w:date="2025-11-21T22:21:00Z" w16du:dateUtc="2025-11-22T03:21:00Z">
        <w:r w:rsidRPr="00924919">
          <w:delText>Consulta de email duplicado: &lt; 500 milisegundos</w:delText>
        </w:r>
      </w:del>
    </w:p>
    <w:p w14:paraId="6FA1C51B" w14:textId="77777777" w:rsidR="00924919" w:rsidRPr="00924919" w:rsidRDefault="00924919" w:rsidP="00924919">
      <w:pPr>
        <w:numPr>
          <w:ilvl w:val="0"/>
          <w:numId w:val="11"/>
        </w:numPr>
        <w:rPr>
          <w:del w:id="408" w:author="ALLISON BAIOLA SUÁREZ REYES" w:date="2025-11-21T22:21:00Z" w16du:dateUtc="2025-11-22T03:21:00Z"/>
        </w:rPr>
      </w:pPr>
      <w:del w:id="409" w:author="ALLISON BAIOLA SUÁREZ REYES" w:date="2025-11-21T22:21:00Z" w16du:dateUtc="2025-11-22T03:21:00Z">
        <w:r w:rsidRPr="00924919">
          <w:delText>Soportar 100 registros simultáneos sin degradación</w:delText>
        </w:r>
      </w:del>
    </w:p>
    <w:p w14:paraId="40F3BCB6" w14:textId="77777777" w:rsidR="00654E08" w:rsidRDefault="00924919" w:rsidP="00654E08">
      <w:pPr>
        <w:rPr>
          <w:moveFrom w:id="410" w:author="ALLISON BAIOLA SUÁREZ REYES" w:date="2025-11-21T22:21:00Z" w16du:dateUtc="2025-11-22T03:21:00Z"/>
        </w:rPr>
      </w:pPr>
      <w:del w:id="411" w:author="ALLISON BAIOLA SUÁREZ REYES" w:date="2025-11-21T22:21:00Z" w16du:dateUtc="2025-11-22T03:21:00Z">
        <w:r w:rsidRPr="00924919">
          <w:pict w14:anchorId="6485D6CF">
            <v:rect id="_x0000_i1035" style="width:0;height:.75pt" o:hrstd="t" o:hr="t" fillcolor="#a0a0a0" stroked="f"/>
          </w:pict>
        </w:r>
      </w:del>
      <w:moveFromRangeStart w:id="412" w:author="ALLISON BAIOLA SUÁREZ REYES" w:date="2025-11-21T22:21:00Z" w:name="move214656115"/>
    </w:p>
    <w:p w14:paraId="2484222E" w14:textId="77777777" w:rsidR="00924919" w:rsidRPr="00924919" w:rsidRDefault="00654E08" w:rsidP="00924919">
      <w:pPr>
        <w:rPr>
          <w:del w:id="413" w:author="ALLISON BAIOLA SUÁREZ REYES" w:date="2025-11-21T22:21:00Z" w16du:dateUtc="2025-11-22T03:21:00Z"/>
          <w:b/>
          <w:bCs/>
        </w:rPr>
      </w:pPr>
      <w:moveFrom w:id="414" w:author="ALLISON BAIOLA SUÁREZ REYES" w:date="2025-11-21T22:21:00Z" w16du:dateUtc="2025-11-22T03:21:00Z">
        <w:r>
          <w:rPr>
            <w:rPrChange w:id="415" w:author="ALLISON BAIOLA SUÁREZ REYES" w:date="2025-11-21T22:21:00Z" w16du:dateUtc="2025-11-22T03:21:00Z">
              <w:rPr>
                <w:b/>
              </w:rPr>
            </w:rPrChange>
          </w:rPr>
          <w:t>RNF-</w:t>
        </w:r>
      </w:moveFrom>
      <w:moveFromRangeEnd w:id="412"/>
      <w:del w:id="416" w:author="ALLISON BAIOLA SUÁREZ REYES" w:date="2025-11-21T22:21:00Z" w16du:dateUtc="2025-11-22T03:21:00Z">
        <w:r w:rsidR="00924919" w:rsidRPr="00924919">
          <w:rPr>
            <w:b/>
            <w:bCs/>
          </w:rPr>
          <w:delText>002: Seguridad</w:delText>
        </w:r>
      </w:del>
    </w:p>
    <w:p w14:paraId="7C201600" w14:textId="77777777" w:rsidR="00924919" w:rsidRPr="00924919" w:rsidRDefault="00924919" w:rsidP="00924919">
      <w:pPr>
        <w:rPr>
          <w:del w:id="417" w:author="ALLISON BAIOLA SUÁREZ REYES" w:date="2025-11-21T22:21:00Z" w16du:dateUtc="2025-11-22T03:21:00Z"/>
        </w:rPr>
      </w:pPr>
      <w:del w:id="418" w:author="ALLISON BAIOLA SUÁREZ REYES" w:date="2025-11-21T22:21:00Z" w16du:dateUtc="2025-11-22T03:21:00Z">
        <w:r w:rsidRPr="00924919">
          <w:rPr>
            <w:b/>
            <w:bCs/>
          </w:rPr>
          <w:delText>Descripción:</w:delText>
        </w:r>
        <w:r w:rsidRPr="00924919">
          <w:delText xml:space="preserve"> El sistema debe proteger la información de los usuarios.</w:delText>
        </w:r>
      </w:del>
    </w:p>
    <w:p w14:paraId="75F8EF4A" w14:textId="77777777" w:rsidR="00924919" w:rsidRPr="00924919" w:rsidRDefault="00924919" w:rsidP="00924919">
      <w:pPr>
        <w:rPr>
          <w:del w:id="419" w:author="ALLISON BAIOLA SUÁREZ REYES" w:date="2025-11-21T22:21:00Z" w16du:dateUtc="2025-11-22T03:21:00Z"/>
        </w:rPr>
      </w:pPr>
      <w:del w:id="420" w:author="ALLISON BAIOLA SUÁREZ REYES" w:date="2025-11-21T22:21:00Z" w16du:dateUtc="2025-11-22T03:21:00Z">
        <w:r w:rsidRPr="00924919">
          <w:rPr>
            <w:b/>
            <w:bCs/>
          </w:rPr>
          <w:delText>Criterios:</w:delText>
        </w:r>
      </w:del>
    </w:p>
    <w:p w14:paraId="6A00DC4C" w14:textId="77777777" w:rsidR="00924919" w:rsidRPr="00924919" w:rsidRDefault="00924919" w:rsidP="00924919">
      <w:pPr>
        <w:numPr>
          <w:ilvl w:val="0"/>
          <w:numId w:val="12"/>
        </w:numPr>
        <w:rPr>
          <w:del w:id="421" w:author="ALLISON BAIOLA SUÁREZ REYES" w:date="2025-11-21T22:21:00Z" w16du:dateUtc="2025-11-22T03:21:00Z"/>
        </w:rPr>
      </w:pPr>
      <w:del w:id="422" w:author="ALLISON BAIOLA SUÁREZ REYES" w:date="2025-11-21T22:21:00Z" w16du:dateUtc="2025-11-22T03:21:00Z">
        <w:r w:rsidRPr="00924919">
          <w:delText>Implementar HTTPS en todas las comunicaciones</w:delText>
        </w:r>
      </w:del>
    </w:p>
    <w:p w14:paraId="3E103789" w14:textId="77777777" w:rsidR="00924919" w:rsidRPr="00924919" w:rsidRDefault="00924919" w:rsidP="00924919">
      <w:pPr>
        <w:numPr>
          <w:ilvl w:val="0"/>
          <w:numId w:val="12"/>
        </w:numPr>
        <w:rPr>
          <w:del w:id="423" w:author="ALLISON BAIOLA SUÁREZ REYES" w:date="2025-11-21T22:21:00Z" w16du:dateUtc="2025-11-22T03:21:00Z"/>
        </w:rPr>
      </w:pPr>
      <w:del w:id="424" w:author="ALLISON BAIOLA SUÁREZ REYES" w:date="2025-11-21T22:21:00Z" w16du:dateUtc="2025-11-22T03:21:00Z">
        <w:r w:rsidRPr="00924919">
          <w:delText>Protección contra inyección SQL</w:delText>
        </w:r>
      </w:del>
    </w:p>
    <w:p w14:paraId="0F2F5A24" w14:textId="77777777" w:rsidR="00924919" w:rsidRPr="00924919" w:rsidRDefault="00924919" w:rsidP="00924919">
      <w:pPr>
        <w:numPr>
          <w:ilvl w:val="0"/>
          <w:numId w:val="12"/>
        </w:numPr>
        <w:rPr>
          <w:del w:id="425" w:author="ALLISON BAIOLA SUÁREZ REYES" w:date="2025-11-21T22:21:00Z" w16du:dateUtc="2025-11-22T03:21:00Z"/>
        </w:rPr>
      </w:pPr>
      <w:del w:id="426" w:author="ALLISON BAIOLA SUÁREZ REYES" w:date="2025-11-21T22:21:00Z" w16du:dateUtc="2025-11-22T03:21:00Z">
        <w:r w:rsidRPr="00924919">
          <w:delText>Protección contra XSS (Cross-Site Scripting)</w:delText>
        </w:r>
      </w:del>
    </w:p>
    <w:p w14:paraId="26A1C29D" w14:textId="77777777" w:rsidR="00924919" w:rsidRPr="00924919" w:rsidRDefault="00924919" w:rsidP="00924919">
      <w:pPr>
        <w:numPr>
          <w:ilvl w:val="0"/>
          <w:numId w:val="12"/>
        </w:numPr>
        <w:rPr>
          <w:del w:id="427" w:author="ALLISON BAIOLA SUÁREZ REYES" w:date="2025-11-21T22:21:00Z" w16du:dateUtc="2025-11-22T03:21:00Z"/>
        </w:rPr>
      </w:pPr>
      <w:del w:id="428" w:author="ALLISON BAIOLA SUÁREZ REYES" w:date="2025-11-21T22:21:00Z" w16du:dateUtc="2025-11-22T03:21:00Z">
        <w:r w:rsidRPr="00924919">
          <w:delText>Implementar tokens CSRF</w:delText>
        </w:r>
      </w:del>
    </w:p>
    <w:p w14:paraId="26B3C8F8" w14:textId="77777777" w:rsidR="00924919" w:rsidRPr="00924919" w:rsidRDefault="00924919" w:rsidP="00924919">
      <w:pPr>
        <w:numPr>
          <w:ilvl w:val="0"/>
          <w:numId w:val="12"/>
        </w:numPr>
        <w:rPr>
          <w:del w:id="429" w:author="ALLISON BAIOLA SUÁREZ REYES" w:date="2025-11-21T22:21:00Z" w16du:dateUtc="2025-11-22T03:21:00Z"/>
        </w:rPr>
      </w:pPr>
      <w:del w:id="430" w:author="ALLISON BAIOLA SUÁREZ REYES" w:date="2025-11-21T22:21:00Z" w16du:dateUtc="2025-11-22T03:21:00Z">
        <w:r w:rsidRPr="00924919">
          <w:delText>Rate limiting: máximo 5 intentos de registro por IP por minuto</w:delText>
        </w:r>
      </w:del>
    </w:p>
    <w:p w14:paraId="5A3193F4" w14:textId="77777777" w:rsidR="00924919" w:rsidRPr="00924919" w:rsidRDefault="00924919" w:rsidP="00924919">
      <w:pPr>
        <w:numPr>
          <w:ilvl w:val="0"/>
          <w:numId w:val="12"/>
        </w:numPr>
        <w:rPr>
          <w:del w:id="431" w:author="ALLISON BAIOLA SUÁREZ REYES" w:date="2025-11-21T22:21:00Z" w16du:dateUtc="2025-11-22T03:21:00Z"/>
        </w:rPr>
      </w:pPr>
      <w:del w:id="432" w:author="ALLISON BAIOLA SUÁREZ REYES" w:date="2025-11-21T22:21:00Z" w16du:dateUtc="2025-11-22T03:21:00Z">
        <w:r w:rsidRPr="00924919">
          <w:delText>Logs de auditoría para todos los registros</w:delText>
        </w:r>
      </w:del>
    </w:p>
    <w:p w14:paraId="7DCC88DA" w14:textId="3B05EAE2" w:rsidR="00654E08" w:rsidRDefault="00924919" w:rsidP="00654E08">
      <w:del w:id="433" w:author="ALLISON BAIOLA SUÁREZ REYES" w:date="2025-11-21T22:21:00Z" w16du:dateUtc="2025-11-22T03:21:00Z">
        <w:r w:rsidRPr="00924919">
          <w:pict w14:anchorId="1F5BEC47">
            <v:rect id="_x0000_i1036" style="width:0;height:.75pt" o:hrstd="t" o:hr="t" fillcolor="#a0a0a0" stroked="f"/>
          </w:pict>
        </w:r>
      </w:del>
    </w:p>
    <w:p w14:paraId="2AAB0610" w14:textId="09C86646" w:rsidR="00654E08" w:rsidRDefault="00654E08" w:rsidP="00654E08">
      <w:pPr>
        <w:rPr>
          <w:rPrChange w:id="434" w:author="ALLISON BAIOLA SUÁREZ REYES" w:date="2025-11-21T22:21:00Z" w16du:dateUtc="2025-11-22T03:21:00Z">
            <w:rPr>
              <w:b/>
            </w:rPr>
          </w:rPrChange>
        </w:rPr>
      </w:pPr>
      <w:r>
        <w:rPr>
          <w:rPrChange w:id="435" w:author="ALLISON BAIOLA SUÁREZ REYES" w:date="2025-11-21T22:21:00Z" w16du:dateUtc="2025-11-22T03:21:00Z">
            <w:rPr>
              <w:b/>
            </w:rPr>
          </w:rPrChange>
        </w:rPr>
        <w:t>RNF-</w:t>
      </w:r>
      <w:del w:id="436" w:author="ALLISON BAIOLA SUÁREZ REYES" w:date="2025-11-21T22:21:00Z" w16du:dateUtc="2025-11-22T03:21:00Z">
        <w:r w:rsidR="00924919" w:rsidRPr="00924919">
          <w:rPr>
            <w:b/>
            <w:bCs/>
          </w:rPr>
          <w:delText>003</w:delText>
        </w:r>
      </w:del>
      <w:ins w:id="437" w:author="ALLISON BAIOLA SUÁREZ REYES" w:date="2025-11-21T22:21:00Z" w16du:dateUtc="2025-11-22T03:21:00Z">
        <w:r>
          <w:t>03</w:t>
        </w:r>
      </w:ins>
      <w:r>
        <w:rPr>
          <w:rPrChange w:id="438" w:author="ALLISON BAIOLA SUÁREZ REYES" w:date="2025-11-21T22:21:00Z" w16du:dateUtc="2025-11-22T03:21:00Z">
            <w:rPr>
              <w:b/>
            </w:rPr>
          </w:rPrChange>
        </w:rPr>
        <w:t>: Disponibilidad</w:t>
      </w:r>
    </w:p>
    <w:p w14:paraId="7E1458D1" w14:textId="68085109" w:rsidR="00654E08" w:rsidRDefault="00654E08" w:rsidP="00654E08">
      <w:r>
        <w:rPr>
          <w:rPrChange w:id="439" w:author="ALLISON BAIOLA SUÁREZ REYES" w:date="2025-11-21T22:21:00Z" w16du:dateUtc="2025-11-22T03:21:00Z">
            <w:rPr>
              <w:b/>
            </w:rPr>
          </w:rPrChange>
        </w:rPr>
        <w:t>Descripción:</w:t>
      </w:r>
      <w:r>
        <w:t xml:space="preserve"> El sistema debe estar disponible </w:t>
      </w:r>
      <w:del w:id="440" w:author="ALLISON BAIOLA SUÁREZ REYES" w:date="2025-11-21T22:21:00Z" w16du:dateUtc="2025-11-22T03:21:00Z">
        <w:r w:rsidR="00924919" w:rsidRPr="00924919">
          <w:delText>la mayor parte</w:delText>
        </w:r>
      </w:del>
      <w:ins w:id="441" w:author="ALLISON BAIOLA SUÁREZ REYES" w:date="2025-11-21T22:21:00Z" w16du:dateUtc="2025-11-22T03:21:00Z">
        <w:r>
          <w:t>99%</w:t>
        </w:r>
      </w:ins>
      <w:r>
        <w:t xml:space="preserve"> del tiempo.</w:t>
      </w:r>
    </w:p>
    <w:p w14:paraId="50675292" w14:textId="77777777" w:rsidR="00924919" w:rsidRPr="00924919" w:rsidRDefault="00654E08" w:rsidP="00924919">
      <w:pPr>
        <w:rPr>
          <w:del w:id="442" w:author="ALLISON BAIOLA SUÁREZ REYES" w:date="2025-11-21T22:21:00Z" w16du:dateUtc="2025-11-22T03:21:00Z"/>
        </w:rPr>
      </w:pPr>
      <w:moveToRangeStart w:id="443" w:author="ALLISON BAIOLA SUÁREZ REYES" w:date="2025-11-21T22:21:00Z" w:name="move214656116"/>
      <w:moveTo w:id="444" w:author="ALLISON BAIOLA SUÁREZ REYES" w:date="2025-11-21T22:21:00Z" w16du:dateUtc="2025-11-22T03:21:00Z">
        <w:r>
          <w:rPr>
            <w:rPrChange w:id="445" w:author="ALLISON BAIOLA SUÁREZ REYES" w:date="2025-11-21T22:21:00Z" w16du:dateUtc="2025-11-22T03:21:00Z">
              <w:rPr>
                <w:b/>
              </w:rPr>
            </w:rPrChange>
          </w:rPr>
          <w:t>Prioridad:</w:t>
        </w:r>
        <w:r>
          <w:t xml:space="preserve"> Media</w:t>
        </w:r>
      </w:moveTo>
      <w:moveToRangeEnd w:id="443"/>
      <w:del w:id="446" w:author="ALLISON BAIOLA SUÁREZ REYES" w:date="2025-11-21T22:21:00Z" w16du:dateUtc="2025-11-22T03:21:00Z">
        <w:r w:rsidR="00924919" w:rsidRPr="00924919">
          <w:rPr>
            <w:b/>
            <w:bCs/>
          </w:rPr>
          <w:delText>Criterios:</w:delText>
        </w:r>
      </w:del>
    </w:p>
    <w:p w14:paraId="26D78734" w14:textId="77777777" w:rsidR="00924919" w:rsidRPr="00924919" w:rsidRDefault="00924919" w:rsidP="00924919">
      <w:pPr>
        <w:numPr>
          <w:ilvl w:val="0"/>
          <w:numId w:val="13"/>
        </w:numPr>
        <w:rPr>
          <w:del w:id="447" w:author="ALLISON BAIOLA SUÁREZ REYES" w:date="2025-11-21T22:21:00Z" w16du:dateUtc="2025-11-22T03:21:00Z"/>
        </w:rPr>
      </w:pPr>
      <w:del w:id="448" w:author="ALLISON BAIOLA SUÁREZ REYES" w:date="2025-11-21T22:21:00Z" w16du:dateUtc="2025-11-22T03:21:00Z">
        <w:r w:rsidRPr="00924919">
          <w:delText>Disponibilidad del 99.5% (uptime)</w:delText>
        </w:r>
      </w:del>
    </w:p>
    <w:p w14:paraId="356A9967" w14:textId="77777777" w:rsidR="00924919" w:rsidRPr="00924919" w:rsidRDefault="00924919" w:rsidP="00924919">
      <w:pPr>
        <w:numPr>
          <w:ilvl w:val="0"/>
          <w:numId w:val="13"/>
        </w:numPr>
        <w:rPr>
          <w:del w:id="449" w:author="ALLISON BAIOLA SUÁREZ REYES" w:date="2025-11-21T22:21:00Z" w16du:dateUtc="2025-11-22T03:21:00Z"/>
        </w:rPr>
      </w:pPr>
      <w:del w:id="450" w:author="ALLISON BAIOLA SUÁREZ REYES" w:date="2025-11-21T22:21:00Z" w16du:dateUtc="2025-11-22T03:21:00Z">
        <w:r w:rsidRPr="00924919">
          <w:delText>Tiempo de recuperación ante fallos: &lt; 5 minutos</w:delText>
        </w:r>
      </w:del>
    </w:p>
    <w:p w14:paraId="558BD125" w14:textId="77777777" w:rsidR="00924919" w:rsidRPr="00924919" w:rsidRDefault="00924919" w:rsidP="00924919">
      <w:pPr>
        <w:numPr>
          <w:ilvl w:val="0"/>
          <w:numId w:val="13"/>
        </w:numPr>
        <w:rPr>
          <w:del w:id="451" w:author="ALLISON BAIOLA SUÁREZ REYES" w:date="2025-11-21T22:21:00Z" w16du:dateUtc="2025-11-22T03:21:00Z"/>
        </w:rPr>
      </w:pPr>
      <w:del w:id="452" w:author="ALLISON BAIOLA SUÁREZ REYES" w:date="2025-11-21T22:21:00Z" w16du:dateUtc="2025-11-22T03:21:00Z">
        <w:r w:rsidRPr="00924919">
          <w:delText>Backup automático diario de la base de datos</w:delText>
        </w:r>
      </w:del>
    </w:p>
    <w:p w14:paraId="6FE35247" w14:textId="77777777" w:rsidR="00924919" w:rsidRPr="00924919" w:rsidRDefault="00924919" w:rsidP="00924919">
      <w:pPr>
        <w:numPr>
          <w:ilvl w:val="0"/>
          <w:numId w:val="13"/>
        </w:numPr>
        <w:rPr>
          <w:del w:id="453" w:author="ALLISON BAIOLA SUÁREZ REYES" w:date="2025-11-21T22:21:00Z" w16du:dateUtc="2025-11-22T03:21:00Z"/>
        </w:rPr>
      </w:pPr>
      <w:del w:id="454" w:author="ALLISON BAIOLA SUÁREZ REYES" w:date="2025-11-21T22:21:00Z" w16du:dateUtc="2025-11-22T03:21:00Z">
        <w:r w:rsidRPr="00924919">
          <w:delText>Implementar manejo de errores graceful</w:delText>
        </w:r>
      </w:del>
    </w:p>
    <w:p w14:paraId="7ED865D3" w14:textId="77777777" w:rsidR="00924919" w:rsidRPr="00924919" w:rsidRDefault="00924919" w:rsidP="00924919">
      <w:pPr>
        <w:rPr>
          <w:del w:id="455" w:author="ALLISON BAIOLA SUÁREZ REYES" w:date="2025-11-21T22:21:00Z" w16du:dateUtc="2025-11-22T03:21:00Z"/>
        </w:rPr>
      </w:pPr>
      <w:del w:id="456" w:author="ALLISON BAIOLA SUÁREZ REYES" w:date="2025-11-21T22:21:00Z" w16du:dateUtc="2025-11-22T03:21:00Z">
        <w:r w:rsidRPr="00924919">
          <w:pict w14:anchorId="2219BCA9">
            <v:rect id="_x0000_i1037" style="width:0;height:.75pt" o:hrstd="t" o:hr="t" fillcolor="#a0a0a0" stroked="f"/>
          </w:pict>
        </w:r>
      </w:del>
    </w:p>
    <w:p w14:paraId="6DA0554A" w14:textId="4EC74F8E" w:rsidR="00654E08" w:rsidRDefault="00654E08" w:rsidP="00654E08">
      <w:pPr>
        <w:rPr>
          <w:ins w:id="457" w:author="ALLISON BAIOLA SUÁREZ REYES" w:date="2025-11-21T22:21:00Z" w16du:dateUtc="2025-11-22T03:21:00Z"/>
        </w:rPr>
      </w:pPr>
    </w:p>
    <w:p w14:paraId="3AF4F264" w14:textId="77777777" w:rsidR="00654E08" w:rsidRDefault="00654E08" w:rsidP="00654E08">
      <w:pPr>
        <w:rPr>
          <w:ins w:id="458" w:author="ALLISON BAIOLA SUÁREZ REYES" w:date="2025-11-21T22:21:00Z" w16du:dateUtc="2025-11-22T03:21:00Z"/>
        </w:rPr>
      </w:pPr>
    </w:p>
    <w:p w14:paraId="6203BF91" w14:textId="6D1A2791" w:rsidR="00654E08" w:rsidRDefault="00654E08" w:rsidP="00654E08">
      <w:pPr>
        <w:rPr>
          <w:rPrChange w:id="459" w:author="ALLISON BAIOLA SUÁREZ REYES" w:date="2025-11-21T22:21:00Z" w16du:dateUtc="2025-11-22T03:21:00Z">
            <w:rPr>
              <w:b/>
            </w:rPr>
          </w:rPrChange>
        </w:rPr>
      </w:pPr>
      <w:r>
        <w:rPr>
          <w:rPrChange w:id="460" w:author="ALLISON BAIOLA SUÁREZ REYES" w:date="2025-11-21T22:21:00Z" w16du:dateUtc="2025-11-22T03:21:00Z">
            <w:rPr>
              <w:b/>
            </w:rPr>
          </w:rPrChange>
        </w:rPr>
        <w:t>RNF-</w:t>
      </w:r>
      <w:del w:id="461" w:author="ALLISON BAIOLA SUÁREZ REYES" w:date="2025-11-21T22:21:00Z" w16du:dateUtc="2025-11-22T03:21:00Z">
        <w:r w:rsidR="00924919" w:rsidRPr="00924919">
          <w:rPr>
            <w:b/>
            <w:bCs/>
          </w:rPr>
          <w:delText>004: Usabilidad</w:delText>
        </w:r>
      </w:del>
      <w:ins w:id="462" w:author="ALLISON BAIOLA SUÁREZ REYES" w:date="2025-11-21T22:21:00Z" w16du:dateUtc="2025-11-22T03:21:00Z">
        <w:r>
          <w:t>04: Seguridad</w:t>
        </w:r>
      </w:ins>
    </w:p>
    <w:p w14:paraId="44D90454" w14:textId="1F6CC656" w:rsidR="00654E08" w:rsidRDefault="00654E08" w:rsidP="00654E08">
      <w:r>
        <w:rPr>
          <w:rPrChange w:id="463" w:author="ALLISON BAIOLA SUÁREZ REYES" w:date="2025-11-21T22:21:00Z" w16du:dateUtc="2025-11-22T03:21:00Z">
            <w:rPr>
              <w:b/>
            </w:rPr>
          </w:rPrChange>
        </w:rPr>
        <w:lastRenderedPageBreak/>
        <w:t>Descripción:</w:t>
      </w:r>
      <w:r>
        <w:t xml:space="preserve"> </w:t>
      </w:r>
      <w:del w:id="464" w:author="ALLISON BAIOLA SUÁREZ REYES" w:date="2025-11-21T22:21:00Z" w16du:dateUtc="2025-11-22T03:21:00Z">
        <w:r w:rsidR="00924919" w:rsidRPr="00924919">
          <w:delText>El sistema debe ser fácil de usar</w:delText>
        </w:r>
      </w:del>
      <w:ins w:id="465" w:author="ALLISON BAIOLA SUÁREZ REYES" w:date="2025-11-21T22:21:00Z" w16du:dateUtc="2025-11-22T03:21:00Z">
        <w:r>
          <w:t>Los datos del usuario deben estar protegidos con encriptación</w:t>
        </w:r>
      </w:ins>
      <w:r>
        <w:t>.</w:t>
      </w:r>
    </w:p>
    <w:p w14:paraId="5487DE82" w14:textId="77777777" w:rsidR="00654E08" w:rsidRDefault="00654E08" w:rsidP="00654E08">
      <w:pPr>
        <w:rPr>
          <w:ins w:id="466" w:author="ALLISON BAIOLA SUÁREZ REYES" w:date="2025-11-21T22:21:00Z" w16du:dateUtc="2025-11-22T03:21:00Z"/>
        </w:rPr>
      </w:pPr>
      <w:ins w:id="467" w:author="ALLISON BAIOLA SUÁREZ REYES" w:date="2025-11-21T22:21:00Z" w16du:dateUtc="2025-11-22T03:21:00Z">
        <w:r>
          <w:t>Prioridad: Alta</w:t>
        </w:r>
      </w:ins>
    </w:p>
    <w:p w14:paraId="7B7012D1" w14:textId="77777777" w:rsidR="00654E08" w:rsidRDefault="00654E08" w:rsidP="00654E08">
      <w:pPr>
        <w:rPr>
          <w:moveTo w:id="468" w:author="ALLISON BAIOLA SUÁREZ REYES" w:date="2025-11-21T22:21:00Z" w16du:dateUtc="2025-11-22T03:21:00Z"/>
        </w:rPr>
      </w:pPr>
      <w:moveToRangeStart w:id="469" w:author="ALLISON BAIOLA SUÁREZ REYES" w:date="2025-11-21T22:21:00Z" w:name="move214656117"/>
    </w:p>
    <w:p w14:paraId="2B019102" w14:textId="77777777" w:rsidR="00924919" w:rsidRPr="00924919" w:rsidRDefault="00654E08" w:rsidP="00924919">
      <w:pPr>
        <w:rPr>
          <w:del w:id="470" w:author="ALLISON BAIOLA SUÁREZ REYES" w:date="2025-11-21T22:21:00Z" w16du:dateUtc="2025-11-22T03:21:00Z"/>
        </w:rPr>
      </w:pPr>
      <w:moveTo w:id="471" w:author="ALLISON BAIOLA SUÁREZ REYES" w:date="2025-11-21T22:21:00Z" w16du:dateUtc="2025-11-22T03:21:00Z">
        <w:r>
          <w:rPr>
            <w:rPrChange w:id="472" w:author="ALLISON BAIOLA SUÁREZ REYES" w:date="2025-11-21T22:21:00Z" w16du:dateUtc="2025-11-22T03:21:00Z">
              <w:rPr>
                <w:b/>
              </w:rPr>
            </w:rPrChange>
          </w:rPr>
          <w:t>RNF-</w:t>
        </w:r>
      </w:moveTo>
      <w:moveToRangeEnd w:id="469"/>
      <w:del w:id="473" w:author="ALLISON BAIOLA SUÁREZ REYES" w:date="2025-11-21T22:21:00Z" w16du:dateUtc="2025-11-22T03:21:00Z">
        <w:r w:rsidR="00924919" w:rsidRPr="00924919">
          <w:rPr>
            <w:b/>
            <w:bCs/>
          </w:rPr>
          <w:delText>Criterios:</w:delText>
        </w:r>
      </w:del>
    </w:p>
    <w:p w14:paraId="7624C34E" w14:textId="77777777" w:rsidR="00924919" w:rsidRPr="00924919" w:rsidRDefault="00924919" w:rsidP="00924919">
      <w:pPr>
        <w:numPr>
          <w:ilvl w:val="0"/>
          <w:numId w:val="14"/>
        </w:numPr>
        <w:rPr>
          <w:del w:id="474" w:author="ALLISON BAIOLA SUÁREZ REYES" w:date="2025-11-21T22:21:00Z" w16du:dateUtc="2025-11-22T03:21:00Z"/>
        </w:rPr>
      </w:pPr>
      <w:del w:id="475" w:author="ALLISON BAIOLA SUÁREZ REYES" w:date="2025-11-21T22:21:00Z" w16du:dateUtc="2025-11-22T03:21:00Z">
        <w:r w:rsidRPr="00924919">
          <w:delText>Interfaz intuitiva y responsive</w:delText>
        </w:r>
      </w:del>
    </w:p>
    <w:p w14:paraId="7B656F68" w14:textId="77777777" w:rsidR="00924919" w:rsidRPr="00924919" w:rsidRDefault="00924919" w:rsidP="00924919">
      <w:pPr>
        <w:numPr>
          <w:ilvl w:val="0"/>
          <w:numId w:val="14"/>
        </w:numPr>
        <w:rPr>
          <w:del w:id="476" w:author="ALLISON BAIOLA SUÁREZ REYES" w:date="2025-11-21T22:21:00Z" w16du:dateUtc="2025-11-22T03:21:00Z"/>
        </w:rPr>
      </w:pPr>
      <w:del w:id="477" w:author="ALLISON BAIOLA SUÁREZ REYES" w:date="2025-11-21T22:21:00Z" w16du:dateUtc="2025-11-22T03:21:00Z">
        <w:r w:rsidRPr="00924919">
          <w:delText>Mensajes de error claros y específicos</w:delText>
        </w:r>
      </w:del>
    </w:p>
    <w:p w14:paraId="158EC3DB" w14:textId="7D6FF485" w:rsidR="00654E08" w:rsidRDefault="00924919" w:rsidP="00654E08">
      <w:pPr>
        <w:rPr>
          <w:ins w:id="478" w:author="ALLISON BAIOLA SUÁREZ REYES" w:date="2025-11-21T22:21:00Z" w16du:dateUtc="2025-11-22T03:21:00Z"/>
        </w:rPr>
      </w:pPr>
      <w:del w:id="479" w:author="ALLISON BAIOLA SUÁREZ REYES" w:date="2025-11-21T22:21:00Z" w16du:dateUtc="2025-11-22T03:21:00Z">
        <w:r w:rsidRPr="00924919">
          <w:delText>Indicadores visuales de validación</w:delText>
        </w:r>
      </w:del>
      <w:ins w:id="480" w:author="ALLISON BAIOLA SUÁREZ REYES" w:date="2025-11-21T22:21:00Z" w16du:dateUtc="2025-11-22T03:21:00Z">
        <w:r w:rsidR="00654E08">
          <w:t>05: Compatibilidad</w:t>
        </w:r>
      </w:ins>
    </w:p>
    <w:p w14:paraId="74B965F2" w14:textId="77777777" w:rsidR="00924919" w:rsidRPr="00924919" w:rsidRDefault="00654E08" w:rsidP="00924919">
      <w:pPr>
        <w:numPr>
          <w:ilvl w:val="0"/>
          <w:numId w:val="14"/>
        </w:numPr>
        <w:rPr>
          <w:del w:id="481" w:author="ALLISON BAIOLA SUÁREZ REYES" w:date="2025-11-21T22:21:00Z" w16du:dateUtc="2025-11-22T03:21:00Z"/>
        </w:rPr>
      </w:pPr>
      <w:ins w:id="482" w:author="ALLISON BAIOLA SUÁREZ REYES" w:date="2025-11-21T22:21:00Z" w16du:dateUtc="2025-11-22T03:21:00Z">
        <w:r>
          <w:t>Descripción: El sistema debe funcionar</w:t>
        </w:r>
      </w:ins>
      <w:r>
        <w:t xml:space="preserve"> en </w:t>
      </w:r>
      <w:del w:id="483" w:author="ALLISON BAIOLA SUÁREZ REYES" w:date="2025-11-21T22:21:00Z" w16du:dateUtc="2025-11-22T03:21:00Z">
        <w:r w:rsidR="00924919" w:rsidRPr="00924919">
          <w:delText>tiempo real</w:delText>
        </w:r>
      </w:del>
    </w:p>
    <w:p w14:paraId="20FC59A4" w14:textId="30ADF92A" w:rsidR="00654E08" w:rsidRDefault="00924919" w:rsidP="00654E08">
      <w:pPr>
        <w:pPrChange w:id="484" w:author="ALLISON BAIOLA SUÁREZ REYES" w:date="2025-11-21T22:21:00Z" w16du:dateUtc="2025-11-22T03:21:00Z">
          <w:pPr>
            <w:numPr>
              <w:numId w:val="14"/>
            </w:numPr>
            <w:tabs>
              <w:tab w:val="num" w:pos="720"/>
            </w:tabs>
            <w:ind w:left="720" w:hanging="360"/>
          </w:pPr>
        </w:pPrChange>
      </w:pPr>
      <w:del w:id="485" w:author="ALLISON BAIOLA SUÁREZ REYES" w:date="2025-11-21T22:21:00Z" w16du:dateUtc="2025-11-22T03:21:00Z">
        <w:r w:rsidRPr="00924919">
          <w:delText xml:space="preserve">Soporte para </w:delText>
        </w:r>
      </w:del>
      <w:r w:rsidR="00654E08">
        <w:t>navegadores</w:t>
      </w:r>
      <w:del w:id="486" w:author="ALLISON BAIOLA SUÁREZ REYES" w:date="2025-11-21T22:21:00Z" w16du:dateUtc="2025-11-22T03:21:00Z">
        <w:r w:rsidRPr="00924919">
          <w:delText>:</w:delText>
        </w:r>
      </w:del>
      <w:r w:rsidR="00654E08">
        <w:t xml:space="preserve"> Chrome, Firefox</w:t>
      </w:r>
      <w:del w:id="487" w:author="ALLISON BAIOLA SUÁREZ REYES" w:date="2025-11-21T22:21:00Z" w16du:dateUtc="2025-11-22T03:21:00Z">
        <w:r w:rsidRPr="00924919">
          <w:delText>,</w:delText>
        </w:r>
      </w:del>
      <w:ins w:id="488" w:author="ALLISON BAIOLA SUÁREZ REYES" w:date="2025-11-21T22:21:00Z" w16du:dateUtc="2025-11-22T03:21:00Z">
        <w:r w:rsidR="00654E08">
          <w:t xml:space="preserve"> y</w:t>
        </w:r>
      </w:ins>
      <w:r w:rsidR="00654E08">
        <w:t xml:space="preserve"> Safari</w:t>
      </w:r>
      <w:del w:id="489" w:author="ALLISON BAIOLA SUÁREZ REYES" w:date="2025-11-21T22:21:00Z" w16du:dateUtc="2025-11-22T03:21:00Z">
        <w:r w:rsidRPr="00924919">
          <w:delText>, Edge (últimas 2 versiones)</w:delText>
        </w:r>
      </w:del>
      <w:ins w:id="490" w:author="ALLISON BAIOLA SUÁREZ REYES" w:date="2025-11-21T22:21:00Z" w16du:dateUtc="2025-11-22T03:21:00Z">
        <w:r w:rsidR="00654E08">
          <w:t>.</w:t>
        </w:r>
      </w:ins>
    </w:p>
    <w:p w14:paraId="35390D90" w14:textId="77777777" w:rsidR="00924919" w:rsidRPr="00924919" w:rsidRDefault="00924919" w:rsidP="00924919">
      <w:pPr>
        <w:numPr>
          <w:ilvl w:val="0"/>
          <w:numId w:val="14"/>
        </w:numPr>
        <w:rPr>
          <w:del w:id="491" w:author="ALLISON BAIOLA SUÁREZ REYES" w:date="2025-11-21T22:21:00Z" w16du:dateUtc="2025-11-22T03:21:00Z"/>
        </w:rPr>
      </w:pPr>
      <w:del w:id="492" w:author="ALLISON BAIOLA SUÁREZ REYES" w:date="2025-11-21T22:21:00Z" w16du:dateUtc="2025-11-22T03:21:00Z">
        <w:r w:rsidRPr="00924919">
          <w:delText>Accesibilidad WCAG 2.1 nivel AA</w:delText>
        </w:r>
      </w:del>
    </w:p>
    <w:p w14:paraId="68CA15B1" w14:textId="77777777" w:rsidR="00924919" w:rsidRPr="00924919" w:rsidRDefault="00924919" w:rsidP="00924919">
      <w:pPr>
        <w:rPr>
          <w:del w:id="493" w:author="ALLISON BAIOLA SUÁREZ REYES" w:date="2025-11-21T22:21:00Z" w16du:dateUtc="2025-11-22T03:21:00Z"/>
        </w:rPr>
      </w:pPr>
      <w:del w:id="494" w:author="ALLISON BAIOLA SUÁREZ REYES" w:date="2025-11-21T22:21:00Z" w16du:dateUtc="2025-11-22T03:21:00Z">
        <w:r w:rsidRPr="00924919">
          <w:pict w14:anchorId="1D3C814C">
            <v:rect id="_x0000_i1038" style="width:0;height:.75pt" o:hrstd="t" o:hr="t" fillcolor="#a0a0a0" stroked="f"/>
          </w:pict>
        </w:r>
      </w:del>
    </w:p>
    <w:p w14:paraId="0C079B15" w14:textId="77777777" w:rsidR="00654E08" w:rsidRDefault="00654E08" w:rsidP="00654E08">
      <w:pPr>
        <w:rPr>
          <w:ins w:id="495" w:author="ALLISON BAIOLA SUÁREZ REYES" w:date="2025-11-21T22:21:00Z" w16du:dateUtc="2025-11-22T03:21:00Z"/>
        </w:rPr>
      </w:pPr>
      <w:ins w:id="496" w:author="ALLISON BAIOLA SUÁREZ REYES" w:date="2025-11-21T22:21:00Z" w16du:dateUtc="2025-11-22T03:21:00Z">
        <w:r>
          <w:t>Prioridad: Media</w:t>
        </w:r>
      </w:ins>
    </w:p>
    <w:p w14:paraId="1AD53871" w14:textId="77777777" w:rsidR="00654E08" w:rsidRDefault="00654E08" w:rsidP="00654E08">
      <w:pPr>
        <w:rPr>
          <w:ins w:id="497" w:author="ALLISON BAIOLA SUÁREZ REYES" w:date="2025-11-21T22:21:00Z" w16du:dateUtc="2025-11-22T03:21:00Z"/>
        </w:rPr>
      </w:pPr>
    </w:p>
    <w:p w14:paraId="00E3094B" w14:textId="32FFCA03" w:rsidR="00654E08" w:rsidRDefault="00654E08" w:rsidP="00654E08">
      <w:pPr>
        <w:rPr>
          <w:rPrChange w:id="498" w:author="ALLISON BAIOLA SUÁREZ REYES" w:date="2025-11-21T22:21:00Z" w16du:dateUtc="2025-11-22T03:21:00Z">
            <w:rPr>
              <w:b/>
            </w:rPr>
          </w:rPrChange>
        </w:rPr>
      </w:pPr>
      <w:r>
        <w:rPr>
          <w:rPrChange w:id="499" w:author="ALLISON BAIOLA SUÁREZ REYES" w:date="2025-11-21T22:21:00Z" w16du:dateUtc="2025-11-22T03:21:00Z">
            <w:rPr>
              <w:b/>
            </w:rPr>
          </w:rPrChange>
        </w:rPr>
        <w:t>RNF-</w:t>
      </w:r>
      <w:del w:id="500" w:author="ALLISON BAIOLA SUÁREZ REYES" w:date="2025-11-21T22:21:00Z" w16du:dateUtc="2025-11-22T03:21:00Z">
        <w:r w:rsidR="00924919" w:rsidRPr="00924919">
          <w:rPr>
            <w:b/>
            <w:bCs/>
          </w:rPr>
          <w:delText>005</w:delText>
        </w:r>
      </w:del>
      <w:ins w:id="501" w:author="ALLISON BAIOLA SUÁREZ REYES" w:date="2025-11-21T22:21:00Z" w16du:dateUtc="2025-11-22T03:21:00Z">
        <w:r>
          <w:t>06</w:t>
        </w:r>
      </w:ins>
      <w:r>
        <w:rPr>
          <w:rPrChange w:id="502" w:author="ALLISON BAIOLA SUÁREZ REYES" w:date="2025-11-21T22:21:00Z" w16du:dateUtc="2025-11-22T03:21:00Z">
            <w:rPr>
              <w:b/>
            </w:rPr>
          </w:rPrChange>
        </w:rPr>
        <w:t>: Escalabilidad</w:t>
      </w:r>
    </w:p>
    <w:p w14:paraId="19F5A68A" w14:textId="77777777" w:rsidR="00924919" w:rsidRPr="00924919" w:rsidRDefault="00654E08" w:rsidP="00924919">
      <w:pPr>
        <w:rPr>
          <w:del w:id="503" w:author="ALLISON BAIOLA SUÁREZ REYES" w:date="2025-11-21T22:21:00Z" w16du:dateUtc="2025-11-22T03:21:00Z"/>
        </w:rPr>
      </w:pPr>
      <w:r>
        <w:rPr>
          <w:rPrChange w:id="504" w:author="ALLISON BAIOLA SUÁREZ REYES" w:date="2025-11-21T22:21:00Z" w16du:dateUtc="2025-11-22T03:21:00Z">
            <w:rPr>
              <w:b/>
            </w:rPr>
          </w:rPrChange>
        </w:rPr>
        <w:t>Descripción:</w:t>
      </w:r>
      <w:r>
        <w:t xml:space="preserve"> El sistema debe </w:t>
      </w:r>
      <w:del w:id="505" w:author="ALLISON BAIOLA SUÁREZ REYES" w:date="2025-11-21T22:21:00Z" w16du:dateUtc="2025-11-22T03:21:00Z">
        <w:r w:rsidR="00924919" w:rsidRPr="00924919">
          <w:delText>poder crecer según la demanda.</w:delText>
        </w:r>
      </w:del>
    </w:p>
    <w:p w14:paraId="0002C09F" w14:textId="77777777" w:rsidR="00924919" w:rsidRPr="00924919" w:rsidRDefault="00924919" w:rsidP="00924919">
      <w:pPr>
        <w:rPr>
          <w:del w:id="506" w:author="ALLISON BAIOLA SUÁREZ REYES" w:date="2025-11-21T22:21:00Z" w16du:dateUtc="2025-11-22T03:21:00Z"/>
        </w:rPr>
      </w:pPr>
      <w:del w:id="507" w:author="ALLISON BAIOLA SUÁREZ REYES" w:date="2025-11-21T22:21:00Z" w16du:dateUtc="2025-11-22T03:21:00Z">
        <w:r w:rsidRPr="00924919">
          <w:rPr>
            <w:b/>
            <w:bCs/>
          </w:rPr>
          <w:delText>Criterios:</w:delText>
        </w:r>
      </w:del>
    </w:p>
    <w:p w14:paraId="04A447FE" w14:textId="77777777" w:rsidR="00924919" w:rsidRPr="00924919" w:rsidRDefault="00924919" w:rsidP="00924919">
      <w:pPr>
        <w:numPr>
          <w:ilvl w:val="0"/>
          <w:numId w:val="15"/>
        </w:numPr>
        <w:rPr>
          <w:del w:id="508" w:author="ALLISON BAIOLA SUÁREZ REYES" w:date="2025-11-21T22:21:00Z" w16du:dateUtc="2025-11-22T03:21:00Z"/>
        </w:rPr>
      </w:pPr>
      <w:del w:id="509" w:author="ALLISON BAIOLA SUÁREZ REYES" w:date="2025-11-21T22:21:00Z" w16du:dateUtc="2025-11-22T03:21:00Z">
        <w:r w:rsidRPr="00924919">
          <w:delText>Arquitectura modular y desacoplada</w:delText>
        </w:r>
      </w:del>
    </w:p>
    <w:p w14:paraId="2D6A7F8B" w14:textId="77777777" w:rsidR="00924919" w:rsidRPr="00924919" w:rsidRDefault="00924919" w:rsidP="00924919">
      <w:pPr>
        <w:numPr>
          <w:ilvl w:val="0"/>
          <w:numId w:val="15"/>
        </w:numPr>
        <w:rPr>
          <w:del w:id="510" w:author="ALLISON BAIOLA SUÁREZ REYES" w:date="2025-11-21T22:21:00Z" w16du:dateUtc="2025-11-22T03:21:00Z"/>
        </w:rPr>
      </w:pPr>
      <w:del w:id="511" w:author="ALLISON BAIOLA SUÁREZ REYES" w:date="2025-11-21T22:21:00Z" w16du:dateUtc="2025-11-22T03:21:00Z">
        <w:r w:rsidRPr="00924919">
          <w:delText>Base de datos optimizada con índices apropiados</w:delText>
        </w:r>
      </w:del>
    </w:p>
    <w:p w14:paraId="69ABB582" w14:textId="77777777" w:rsidR="00924919" w:rsidRPr="00924919" w:rsidRDefault="00924919" w:rsidP="00924919">
      <w:pPr>
        <w:numPr>
          <w:ilvl w:val="0"/>
          <w:numId w:val="15"/>
        </w:numPr>
        <w:rPr>
          <w:del w:id="512" w:author="ALLISON BAIOLA SUÁREZ REYES" w:date="2025-11-21T22:21:00Z" w16du:dateUtc="2025-11-22T03:21:00Z"/>
        </w:rPr>
      </w:pPr>
      <w:del w:id="513" w:author="ALLISON BAIOLA SUÁREZ REYES" w:date="2025-11-21T22:21:00Z" w16du:dateUtc="2025-11-22T03:21:00Z">
        <w:r w:rsidRPr="00924919">
          <w:delText>Capacidad de escalar horizontalmente</w:delText>
        </w:r>
      </w:del>
    </w:p>
    <w:p w14:paraId="20E8253D" w14:textId="440944F3" w:rsidR="00654E08" w:rsidRDefault="00924919" w:rsidP="00654E08">
      <w:pPr>
        <w:pPrChange w:id="514" w:author="ALLISON BAIOLA SUÁREZ REYES" w:date="2025-11-21T22:21:00Z" w16du:dateUtc="2025-11-22T03:21:00Z">
          <w:pPr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del w:id="515" w:author="ALLISON BAIOLA SUÁREZ REYES" w:date="2025-11-21T22:21:00Z" w16du:dateUtc="2025-11-22T03:21:00Z">
        <w:r w:rsidRPr="00924919">
          <w:delText>Soportar</w:delText>
        </w:r>
      </w:del>
      <w:ins w:id="516" w:author="ALLISON BAIOLA SUÁREZ REYES" w:date="2025-11-21T22:21:00Z" w16du:dateUtc="2025-11-22T03:21:00Z">
        <w:r w:rsidR="00654E08">
          <w:t>soportar</w:t>
        </w:r>
      </w:ins>
      <w:r w:rsidR="00654E08">
        <w:t xml:space="preserve"> hasta 10,000 </w:t>
      </w:r>
      <w:del w:id="517" w:author="ALLISON BAIOLA SUÁREZ REYES" w:date="2025-11-21T22:21:00Z" w16du:dateUtc="2025-11-22T03:21:00Z">
        <w:r w:rsidRPr="00924919">
          <w:delText>usuarios registrados</w:delText>
        </w:r>
      </w:del>
      <w:ins w:id="518" w:author="ALLISON BAIOLA SUÁREZ REYES" w:date="2025-11-21T22:21:00Z" w16du:dateUtc="2025-11-22T03:21:00Z">
        <w:r w:rsidR="00654E08">
          <w:t>citas por usuario.</w:t>
        </w:r>
      </w:ins>
    </w:p>
    <w:p w14:paraId="4C2A35D1" w14:textId="77777777" w:rsidR="00924919" w:rsidRPr="00924919" w:rsidRDefault="00924919" w:rsidP="00924919">
      <w:pPr>
        <w:rPr>
          <w:del w:id="519" w:author="ALLISON BAIOLA SUÁREZ REYES" w:date="2025-11-21T22:21:00Z" w16du:dateUtc="2025-11-22T03:21:00Z"/>
        </w:rPr>
      </w:pPr>
      <w:del w:id="520" w:author="ALLISON BAIOLA SUÁREZ REYES" w:date="2025-11-21T22:21:00Z" w16du:dateUtc="2025-11-22T03:21:00Z">
        <w:r w:rsidRPr="00924919">
          <w:pict w14:anchorId="32A702FB">
            <v:rect id="_x0000_i1039" style="width:0;height:.75pt" o:hrstd="t" o:hr="t" fillcolor="#a0a0a0" stroked="f"/>
          </w:pict>
        </w:r>
      </w:del>
    </w:p>
    <w:p w14:paraId="04E96856" w14:textId="77777777" w:rsidR="00654E08" w:rsidRDefault="00654E08" w:rsidP="00654E08">
      <w:pPr>
        <w:rPr>
          <w:ins w:id="521" w:author="ALLISON BAIOLA SUÁREZ REYES" w:date="2025-11-21T22:21:00Z" w16du:dateUtc="2025-11-22T03:21:00Z"/>
        </w:rPr>
      </w:pPr>
      <w:ins w:id="522" w:author="ALLISON BAIOLA SUÁREZ REYES" w:date="2025-11-21T22:21:00Z" w16du:dateUtc="2025-11-22T03:21:00Z">
        <w:r>
          <w:t>Prioridad: Media</w:t>
        </w:r>
      </w:ins>
    </w:p>
    <w:p w14:paraId="09545BB0" w14:textId="77777777" w:rsidR="00654E08" w:rsidRDefault="00654E08" w:rsidP="00654E08">
      <w:pPr>
        <w:rPr>
          <w:ins w:id="523" w:author="ALLISON BAIOLA SUÁREZ REYES" w:date="2025-11-21T22:21:00Z" w16du:dateUtc="2025-11-22T03:21:00Z"/>
        </w:rPr>
      </w:pPr>
    </w:p>
    <w:p w14:paraId="044E1FC2" w14:textId="0A5F7C94" w:rsidR="00654E08" w:rsidRDefault="00654E08" w:rsidP="00654E08">
      <w:pPr>
        <w:rPr>
          <w:rPrChange w:id="524" w:author="ALLISON BAIOLA SUÁREZ REYES" w:date="2025-11-21T22:21:00Z" w16du:dateUtc="2025-11-22T03:21:00Z">
            <w:rPr>
              <w:b/>
            </w:rPr>
          </w:rPrChange>
        </w:rPr>
      </w:pPr>
      <w:r>
        <w:rPr>
          <w:rPrChange w:id="525" w:author="ALLISON BAIOLA SUÁREZ REYES" w:date="2025-11-21T22:21:00Z" w16du:dateUtc="2025-11-22T03:21:00Z">
            <w:rPr>
              <w:b/>
            </w:rPr>
          </w:rPrChange>
        </w:rPr>
        <w:t>RNF-</w:t>
      </w:r>
      <w:del w:id="526" w:author="ALLISON BAIOLA SUÁREZ REYES" w:date="2025-11-21T22:21:00Z" w16du:dateUtc="2025-11-22T03:21:00Z">
        <w:r w:rsidR="00924919" w:rsidRPr="00924919">
          <w:rPr>
            <w:b/>
            <w:bCs/>
          </w:rPr>
          <w:delText>006</w:delText>
        </w:r>
      </w:del>
      <w:ins w:id="527" w:author="ALLISON BAIOLA SUÁREZ REYES" w:date="2025-11-21T22:21:00Z" w16du:dateUtc="2025-11-22T03:21:00Z">
        <w:r>
          <w:t>07</w:t>
        </w:r>
      </w:ins>
      <w:r>
        <w:rPr>
          <w:rPrChange w:id="528" w:author="ALLISON BAIOLA SUÁREZ REYES" w:date="2025-11-21T22:21:00Z" w16du:dateUtc="2025-11-22T03:21:00Z">
            <w:rPr>
              <w:b/>
            </w:rPr>
          </w:rPrChange>
        </w:rPr>
        <w:t>: Mantenibilidad</w:t>
      </w:r>
    </w:p>
    <w:p w14:paraId="0C3AF197" w14:textId="77777777" w:rsidR="00924919" w:rsidRPr="00924919" w:rsidRDefault="00654E08" w:rsidP="00924919">
      <w:pPr>
        <w:rPr>
          <w:del w:id="529" w:author="ALLISON BAIOLA SUÁREZ REYES" w:date="2025-11-21T22:21:00Z" w16du:dateUtc="2025-11-22T03:21:00Z"/>
        </w:rPr>
      </w:pPr>
      <w:r>
        <w:rPr>
          <w:rPrChange w:id="530" w:author="ALLISON BAIOLA SUÁREZ REYES" w:date="2025-11-21T22:21:00Z" w16du:dateUtc="2025-11-22T03:21:00Z">
            <w:rPr>
              <w:b/>
            </w:rPr>
          </w:rPrChange>
        </w:rPr>
        <w:t>Descripción:</w:t>
      </w:r>
      <w:r>
        <w:t xml:space="preserve"> El código debe </w:t>
      </w:r>
      <w:del w:id="531" w:author="ALLISON BAIOLA SUÁREZ REYES" w:date="2025-11-21T22:21:00Z" w16du:dateUtc="2025-11-22T03:21:00Z">
        <w:r w:rsidR="00924919" w:rsidRPr="00924919">
          <w:delText>ser fácil de mantener y actualizar.</w:delText>
        </w:r>
      </w:del>
    </w:p>
    <w:p w14:paraId="4C52EDB2" w14:textId="77777777" w:rsidR="00924919" w:rsidRPr="00924919" w:rsidRDefault="00924919" w:rsidP="00924919">
      <w:pPr>
        <w:rPr>
          <w:del w:id="532" w:author="ALLISON BAIOLA SUÁREZ REYES" w:date="2025-11-21T22:21:00Z" w16du:dateUtc="2025-11-22T03:21:00Z"/>
        </w:rPr>
      </w:pPr>
      <w:del w:id="533" w:author="ALLISON BAIOLA SUÁREZ REYES" w:date="2025-11-21T22:21:00Z" w16du:dateUtc="2025-11-22T03:21:00Z">
        <w:r w:rsidRPr="00924919">
          <w:rPr>
            <w:b/>
            <w:bCs/>
          </w:rPr>
          <w:delText>Criterios:</w:delText>
        </w:r>
      </w:del>
    </w:p>
    <w:p w14:paraId="4E107992" w14:textId="77777777" w:rsidR="00924919" w:rsidRPr="00924919" w:rsidRDefault="00924919" w:rsidP="00924919">
      <w:pPr>
        <w:numPr>
          <w:ilvl w:val="0"/>
          <w:numId w:val="16"/>
        </w:numPr>
        <w:rPr>
          <w:del w:id="534" w:author="ALLISON BAIOLA SUÁREZ REYES" w:date="2025-11-21T22:21:00Z" w16du:dateUtc="2025-11-22T03:21:00Z"/>
        </w:rPr>
      </w:pPr>
      <w:del w:id="535" w:author="ALLISON BAIOLA SUÁREZ REYES" w:date="2025-11-21T22:21:00Z" w16du:dateUtc="2025-11-22T03:21:00Z">
        <w:r w:rsidRPr="00924919">
          <w:delText>Código</w:delText>
        </w:r>
      </w:del>
      <w:ins w:id="536" w:author="ALLISON BAIOLA SUÁREZ REYES" w:date="2025-11-21T22:21:00Z" w16du:dateUtc="2025-11-22T03:21:00Z">
        <w:r w:rsidR="00654E08">
          <w:t>estar</w:t>
        </w:r>
      </w:ins>
      <w:r w:rsidR="00654E08">
        <w:t xml:space="preserve"> documentado y </w:t>
      </w:r>
      <w:del w:id="537" w:author="ALLISON BAIOLA SUÁREZ REYES" w:date="2025-11-21T22:21:00Z" w16du:dateUtc="2025-11-22T03:21:00Z">
        <w:r w:rsidRPr="00924919">
          <w:delText>comentado</w:delText>
        </w:r>
      </w:del>
    </w:p>
    <w:p w14:paraId="442502C5" w14:textId="66C7BD57" w:rsidR="00654E08" w:rsidRDefault="00924919" w:rsidP="00654E08">
      <w:pPr>
        <w:pPrChange w:id="538" w:author="ALLISON BAIOLA SUÁREZ REYES" w:date="2025-11-21T22:21:00Z" w16du:dateUtc="2025-11-22T03:21:00Z">
          <w:pPr>
            <w:numPr>
              <w:numId w:val="16"/>
            </w:numPr>
            <w:tabs>
              <w:tab w:val="num" w:pos="720"/>
            </w:tabs>
            <w:ind w:left="720" w:hanging="360"/>
          </w:pPr>
        </w:pPrChange>
      </w:pPr>
      <w:del w:id="539" w:author="ALLISON BAIOLA SUÁREZ REYES" w:date="2025-11-21T22:21:00Z" w16du:dateUtc="2025-11-22T03:21:00Z">
        <w:r w:rsidRPr="00924919">
          <w:delText>Seguir</w:delText>
        </w:r>
      </w:del>
      <w:ins w:id="540" w:author="ALLISON BAIOLA SUÁREZ REYES" w:date="2025-11-21T22:21:00Z" w16du:dateUtc="2025-11-22T03:21:00Z">
        <w:r w:rsidR="00654E08">
          <w:t>seguir</w:t>
        </w:r>
      </w:ins>
      <w:r w:rsidR="00654E08">
        <w:t xml:space="preserve"> estándares de </w:t>
      </w:r>
      <w:del w:id="541" w:author="ALLISON BAIOLA SUÁREZ REYES" w:date="2025-11-21T22:21:00Z" w16du:dateUtc="2025-11-22T03:21:00Z">
        <w:r w:rsidRPr="00924919">
          <w:delText>codificación (ESLint, PEP8, etc.)</w:delText>
        </w:r>
      </w:del>
      <w:ins w:id="542" w:author="ALLISON BAIOLA SUÁREZ REYES" w:date="2025-11-21T22:21:00Z" w16du:dateUtc="2025-11-22T03:21:00Z">
        <w:r w:rsidR="00654E08">
          <w:t>programación.</w:t>
        </w:r>
      </w:ins>
    </w:p>
    <w:p w14:paraId="79B30AA4" w14:textId="77777777" w:rsidR="00924919" w:rsidRPr="00924919" w:rsidRDefault="00924919" w:rsidP="00924919">
      <w:pPr>
        <w:numPr>
          <w:ilvl w:val="0"/>
          <w:numId w:val="16"/>
        </w:numPr>
        <w:rPr>
          <w:del w:id="543" w:author="ALLISON BAIOLA SUÁREZ REYES" w:date="2025-11-21T22:21:00Z" w16du:dateUtc="2025-11-22T03:21:00Z"/>
        </w:rPr>
      </w:pPr>
      <w:del w:id="544" w:author="ALLISON BAIOLA SUÁREZ REYES" w:date="2025-11-21T22:21:00Z" w16du:dateUtc="2025-11-22T03:21:00Z">
        <w:r w:rsidRPr="00924919">
          <w:delText>Cobertura de pruebas unitarias: &gt; 80%</w:delText>
        </w:r>
      </w:del>
    </w:p>
    <w:p w14:paraId="64AC29B7" w14:textId="77777777" w:rsidR="00924919" w:rsidRPr="00924919" w:rsidRDefault="00924919" w:rsidP="00924919">
      <w:pPr>
        <w:numPr>
          <w:ilvl w:val="0"/>
          <w:numId w:val="16"/>
        </w:numPr>
        <w:rPr>
          <w:del w:id="545" w:author="ALLISON BAIOLA SUÁREZ REYES" w:date="2025-11-21T22:21:00Z" w16du:dateUtc="2025-11-22T03:21:00Z"/>
        </w:rPr>
      </w:pPr>
      <w:del w:id="546" w:author="ALLISON BAIOLA SUÁREZ REYES" w:date="2025-11-21T22:21:00Z" w16du:dateUtc="2025-11-22T03:21:00Z">
        <w:r w:rsidRPr="00924919">
          <w:delText>Usar control de versiones (Git)</w:delText>
        </w:r>
      </w:del>
    </w:p>
    <w:p w14:paraId="5AE824FB" w14:textId="3BC9404D" w:rsidR="00654E08" w:rsidRDefault="00924919" w:rsidP="00654E08">
      <w:pPr>
        <w:rPr>
          <w:ins w:id="547" w:author="ALLISON BAIOLA SUÁREZ REYES" w:date="2025-11-21T22:21:00Z" w16du:dateUtc="2025-11-22T03:21:00Z"/>
        </w:rPr>
      </w:pPr>
      <w:del w:id="548" w:author="ALLISON BAIOLA SUÁREZ REYES" w:date="2025-11-21T22:21:00Z" w16du:dateUtc="2025-11-22T03:21:00Z">
        <w:r w:rsidRPr="00924919">
          <w:pict w14:anchorId="17B79A9C">
            <v:rect id="_x0000_i1040" style="width:0;height:.75pt" o:hrstd="t" o:hr="t" fillcolor="#a0a0a0" stroked="f"/>
          </w:pict>
        </w:r>
      </w:del>
      <w:ins w:id="549" w:author="ALLISON BAIOLA SUÁREZ REYES" w:date="2025-11-21T22:21:00Z" w16du:dateUtc="2025-11-22T03:21:00Z">
        <w:r w:rsidR="00654E08">
          <w:t>Prioridad: Media</w:t>
        </w:r>
      </w:ins>
    </w:p>
    <w:p w14:paraId="16DF9870" w14:textId="77777777" w:rsidR="00654E08" w:rsidRDefault="00654E08" w:rsidP="00654E08">
      <w:pPr>
        <w:rPr>
          <w:ins w:id="550" w:author="ALLISON BAIOLA SUÁREZ REYES" w:date="2025-11-21T22:21:00Z" w16du:dateUtc="2025-11-22T03:21:00Z"/>
        </w:rPr>
      </w:pPr>
    </w:p>
    <w:p w14:paraId="1AE7BFB4" w14:textId="77777777" w:rsidR="00654E08" w:rsidRDefault="00654E08" w:rsidP="00654E08">
      <w:pPr>
        <w:rPr>
          <w:ins w:id="551" w:author="ALLISON BAIOLA SUÁREZ REYES" w:date="2025-11-21T22:21:00Z" w16du:dateUtc="2025-11-22T03:21:00Z"/>
        </w:rPr>
      </w:pPr>
      <w:ins w:id="552" w:author="ALLISON BAIOLA SUÁREZ REYES" w:date="2025-11-21T22:21:00Z" w16du:dateUtc="2025-11-22T03:21:00Z">
        <w:r>
          <w:t>4. RESTRICCIONES</w:t>
        </w:r>
      </w:ins>
    </w:p>
    <w:p w14:paraId="47B22D03" w14:textId="77777777" w:rsidR="00654E08" w:rsidRDefault="00654E08" w:rsidP="00654E08">
      <w:pPr>
        <w:rPr>
          <w:ins w:id="553" w:author="ALLISON BAIOLA SUÁREZ REYES" w:date="2025-11-21T22:21:00Z" w16du:dateUtc="2025-11-22T03:21:00Z"/>
        </w:rPr>
      </w:pPr>
    </w:p>
    <w:p w14:paraId="1975B704" w14:textId="77777777" w:rsidR="00654E08" w:rsidRDefault="00654E08" w:rsidP="00654E08">
      <w:pPr>
        <w:rPr>
          <w:ins w:id="554" w:author="ALLISON BAIOLA SUÁREZ REYES" w:date="2025-11-21T22:21:00Z" w16du:dateUtc="2025-11-22T03:21:00Z"/>
        </w:rPr>
      </w:pPr>
      <w:ins w:id="555" w:author="ALLISON BAIOLA SUÁREZ REYES" w:date="2025-11-21T22:21:00Z" w16du:dateUtc="2025-11-22T03:21:00Z">
        <w:r>
          <w:t>- Desarrollo en 3 meses</w:t>
        </w:r>
      </w:ins>
    </w:p>
    <w:p w14:paraId="53FACFA5" w14:textId="77777777" w:rsidR="00654E08" w:rsidRDefault="00654E08" w:rsidP="00654E08">
      <w:pPr>
        <w:rPr>
          <w:ins w:id="556" w:author="ALLISON BAIOLA SUÁREZ REYES" w:date="2025-11-21T22:21:00Z" w16du:dateUtc="2025-11-22T03:21:00Z"/>
        </w:rPr>
      </w:pPr>
      <w:ins w:id="557" w:author="ALLISON BAIOLA SUÁREZ REYES" w:date="2025-11-21T22:21:00Z" w16du:dateUtc="2025-11-22T03:21:00Z">
        <w:r>
          <w:t>- Presupuesto limitado</w:t>
        </w:r>
      </w:ins>
    </w:p>
    <w:p w14:paraId="57FCD9D0" w14:textId="77777777" w:rsidR="00654E08" w:rsidRDefault="00654E08" w:rsidP="00654E08">
      <w:pPr>
        <w:rPr>
          <w:ins w:id="558" w:author="ALLISON BAIOLA SUÁREZ REYES" w:date="2025-11-21T22:21:00Z" w16du:dateUtc="2025-11-22T03:21:00Z"/>
        </w:rPr>
      </w:pPr>
      <w:ins w:id="559" w:author="ALLISON BAIOLA SUÁREZ REYES" w:date="2025-11-21T22:21:00Z" w16du:dateUtc="2025-11-22T03:21:00Z">
        <w:r>
          <w:t>- Equipo de 2 desarrolladores</w:t>
        </w:r>
      </w:ins>
    </w:p>
    <w:p w14:paraId="1A3CD77B" w14:textId="77777777" w:rsidR="00654E08" w:rsidRDefault="00654E08" w:rsidP="00654E08">
      <w:pPr>
        <w:rPr>
          <w:ins w:id="560" w:author="ALLISON BAIOLA SUÁREZ REYES" w:date="2025-11-21T22:21:00Z" w16du:dateUtc="2025-11-22T03:21:00Z"/>
        </w:rPr>
      </w:pPr>
    </w:p>
    <w:p w14:paraId="2B235823" w14:textId="77777777" w:rsidR="00654E08" w:rsidRDefault="00654E08" w:rsidP="00654E08">
      <w:pPr>
        <w:rPr>
          <w:ins w:id="561" w:author="ALLISON BAIOLA SUÁREZ REYES" w:date="2025-11-21T22:21:00Z" w16du:dateUtc="2025-11-22T03:21:00Z"/>
        </w:rPr>
      </w:pPr>
      <w:ins w:id="562" w:author="ALLISON BAIOLA SUÁREZ REYES" w:date="2025-11-21T22:21:00Z" w16du:dateUtc="2025-11-22T03:21:00Z">
        <w:r>
          <w:t>5. APROBACIONES</w:t>
        </w:r>
      </w:ins>
    </w:p>
    <w:p w14:paraId="05F8F103" w14:textId="77777777" w:rsidR="00654E08" w:rsidRDefault="00654E08" w:rsidP="00654E08">
      <w:pPr>
        <w:rPr>
          <w:ins w:id="563" w:author="ALLISON BAIOLA SUÁREZ REYES" w:date="2025-11-21T22:21:00Z" w16du:dateUtc="2025-11-22T03:21:00Z"/>
        </w:rPr>
      </w:pPr>
    </w:p>
    <w:p w14:paraId="3A42BFB4" w14:textId="40FBB2EE" w:rsidR="00654E08" w:rsidRDefault="00654E08" w:rsidP="00654E08">
      <w:pPr>
        <w:rPr>
          <w:ins w:id="564" w:author="ALLISON BAIOLA SUÁREZ REYES" w:date="2025-11-21T22:21:00Z" w16du:dateUtc="2025-11-22T03:21:00Z"/>
        </w:rPr>
      </w:pPr>
      <w:ins w:id="565" w:author="ALLISON BAIOLA SUÁREZ REYES" w:date="2025-11-21T22:21:00Z" w16du:dateUtc="2025-11-22T03:21:00Z">
        <w:r>
          <w:t>Elaborado por: Allison Suarez</w:t>
        </w:r>
      </w:ins>
    </w:p>
    <w:p w14:paraId="2DC13E66" w14:textId="77777777" w:rsidR="00654E08" w:rsidRDefault="00654E08" w:rsidP="00654E08">
      <w:pPr>
        <w:rPr>
          <w:ins w:id="566" w:author="ALLISON BAIOLA SUÁREZ REYES" w:date="2025-11-21T22:21:00Z" w16du:dateUtc="2025-11-22T03:21:00Z"/>
        </w:rPr>
      </w:pPr>
      <w:ins w:id="567" w:author="ALLISON BAIOLA SUÁREZ REYES" w:date="2025-11-21T22:21:00Z" w16du:dateUtc="2025-11-22T03:21:00Z">
        <w:r>
          <w:t>Fecha: 18/11/2025</w:t>
        </w:r>
      </w:ins>
    </w:p>
    <w:p w14:paraId="5802D10C" w14:textId="77777777" w:rsidR="00654E08" w:rsidRDefault="00654E08" w:rsidP="00654E08">
      <w:pPr>
        <w:rPr>
          <w:moveFrom w:id="568" w:author="ALLISON BAIOLA SUÁREZ REYES" w:date="2025-11-21T22:21:00Z" w16du:dateUtc="2025-11-22T03:21:00Z"/>
        </w:rPr>
      </w:pPr>
      <w:ins w:id="569" w:author="ALLISON BAIOLA SUÁREZ REYES" w:date="2025-11-21T22:21:00Z" w16du:dateUtc="2025-11-22T03:21:00Z">
        <w:r>
          <w:t>Versión: 1.0</w:t>
        </w:r>
      </w:ins>
      <w:moveFromRangeStart w:id="570" w:author="ALLISON BAIOLA SUÁREZ REYES" w:date="2025-11-21T22:21:00Z" w:name="move214656117"/>
    </w:p>
    <w:p w14:paraId="7ADE6781" w14:textId="77777777" w:rsidR="00924919" w:rsidRPr="00924919" w:rsidRDefault="00654E08" w:rsidP="00924919">
      <w:pPr>
        <w:rPr>
          <w:del w:id="571" w:author="ALLISON BAIOLA SUÁREZ REYES" w:date="2025-11-21T22:21:00Z" w16du:dateUtc="2025-11-22T03:21:00Z"/>
          <w:b/>
          <w:bCs/>
        </w:rPr>
      </w:pPr>
      <w:moveFrom w:id="572" w:author="ALLISON BAIOLA SUÁREZ REYES" w:date="2025-11-21T22:21:00Z" w16du:dateUtc="2025-11-22T03:21:00Z">
        <w:r>
          <w:rPr>
            <w:rPrChange w:id="573" w:author="ALLISON BAIOLA SUÁREZ REYES" w:date="2025-11-21T22:21:00Z" w16du:dateUtc="2025-11-22T03:21:00Z">
              <w:rPr>
                <w:b/>
              </w:rPr>
            </w:rPrChange>
          </w:rPr>
          <w:t>RNF-</w:t>
        </w:r>
      </w:moveFrom>
      <w:moveFromRangeEnd w:id="570"/>
      <w:del w:id="574" w:author="ALLISON BAIOLA SUÁREZ REYES" w:date="2025-11-21T22:21:00Z" w16du:dateUtc="2025-11-22T03:21:00Z">
        <w:r w:rsidR="00924919" w:rsidRPr="00924919">
          <w:rPr>
            <w:b/>
            <w:bCs/>
          </w:rPr>
          <w:delText>007: Compatibilidad</w:delText>
        </w:r>
      </w:del>
    </w:p>
    <w:p w14:paraId="4135CB15" w14:textId="77777777" w:rsidR="00924919" w:rsidRPr="00924919" w:rsidRDefault="00924919" w:rsidP="00924919">
      <w:pPr>
        <w:rPr>
          <w:del w:id="575" w:author="ALLISON BAIOLA SUÁREZ REYES" w:date="2025-11-21T22:21:00Z" w16du:dateUtc="2025-11-22T03:21:00Z"/>
        </w:rPr>
      </w:pPr>
      <w:del w:id="576" w:author="ALLISON BAIOLA SUÁREZ REYES" w:date="2025-11-21T22:21:00Z" w16du:dateUtc="2025-11-22T03:21:00Z">
        <w:r w:rsidRPr="00924919">
          <w:rPr>
            <w:b/>
            <w:bCs/>
          </w:rPr>
          <w:delText>Descripción:</w:delText>
        </w:r>
        <w:r w:rsidRPr="00924919">
          <w:delText xml:space="preserve"> El sistema debe funcionar en diferentes plataformas.</w:delText>
        </w:r>
      </w:del>
    </w:p>
    <w:p w14:paraId="47BCAAFD" w14:textId="77777777" w:rsidR="00924919" w:rsidRPr="00924919" w:rsidRDefault="00924919" w:rsidP="00924919">
      <w:pPr>
        <w:rPr>
          <w:del w:id="577" w:author="ALLISON BAIOLA SUÁREZ REYES" w:date="2025-11-21T22:21:00Z" w16du:dateUtc="2025-11-22T03:21:00Z"/>
        </w:rPr>
      </w:pPr>
      <w:del w:id="578" w:author="ALLISON BAIOLA SUÁREZ REYES" w:date="2025-11-21T22:21:00Z" w16du:dateUtc="2025-11-22T03:21:00Z">
        <w:r w:rsidRPr="00924919">
          <w:rPr>
            <w:b/>
            <w:bCs/>
          </w:rPr>
          <w:delText>Criterios:</w:delText>
        </w:r>
      </w:del>
    </w:p>
    <w:p w14:paraId="2BF874E4" w14:textId="77777777" w:rsidR="00924919" w:rsidRPr="00924919" w:rsidRDefault="00924919" w:rsidP="00924919">
      <w:pPr>
        <w:numPr>
          <w:ilvl w:val="0"/>
          <w:numId w:val="17"/>
        </w:numPr>
        <w:rPr>
          <w:del w:id="579" w:author="ALLISON BAIOLA SUÁREZ REYES" w:date="2025-11-21T22:21:00Z" w16du:dateUtc="2025-11-22T03:21:00Z"/>
          <w:lang w:val="en-US"/>
        </w:rPr>
      </w:pPr>
      <w:del w:id="580" w:author="ALLISON BAIOLA SUÁREZ REYES" w:date="2025-11-21T22:21:00Z" w16du:dateUtc="2025-11-22T03:21:00Z">
        <w:r w:rsidRPr="00924919">
          <w:rPr>
            <w:lang w:val="en-US"/>
          </w:rPr>
          <w:delText>Responsive design (móvil, tablet, desktop)</w:delText>
        </w:r>
      </w:del>
    </w:p>
    <w:p w14:paraId="75A92584" w14:textId="77777777" w:rsidR="00924919" w:rsidRPr="00924919" w:rsidRDefault="00924919" w:rsidP="00924919">
      <w:pPr>
        <w:numPr>
          <w:ilvl w:val="0"/>
          <w:numId w:val="17"/>
        </w:numPr>
        <w:rPr>
          <w:del w:id="581" w:author="ALLISON BAIOLA SUÁREZ REYES" w:date="2025-11-21T22:21:00Z" w16du:dateUtc="2025-11-22T03:21:00Z"/>
        </w:rPr>
      </w:pPr>
      <w:del w:id="582" w:author="ALLISON BAIOLA SUÁREZ REYES" w:date="2025-11-21T22:21:00Z" w16du:dateUtc="2025-11-22T03:21:00Z">
        <w:r w:rsidRPr="00924919">
          <w:delText>Compatible con iOS y Android</w:delText>
        </w:r>
      </w:del>
    </w:p>
    <w:p w14:paraId="75113F39" w14:textId="77777777" w:rsidR="00924919" w:rsidRPr="00924919" w:rsidRDefault="00924919" w:rsidP="00924919">
      <w:pPr>
        <w:numPr>
          <w:ilvl w:val="0"/>
          <w:numId w:val="17"/>
        </w:numPr>
        <w:rPr>
          <w:del w:id="583" w:author="ALLISON BAIOLA SUÁREZ REYES" w:date="2025-11-21T22:21:00Z" w16du:dateUtc="2025-11-22T03:21:00Z"/>
        </w:rPr>
      </w:pPr>
      <w:del w:id="584" w:author="ALLISON BAIOLA SUÁREZ REYES" w:date="2025-11-21T22:21:00Z" w16du:dateUtc="2025-11-22T03:21:00Z">
        <w:r w:rsidRPr="00924919">
          <w:delText>Funcionar en resoluciones desde 320px hasta 4K</w:delText>
        </w:r>
      </w:del>
    </w:p>
    <w:p w14:paraId="31B35ABB" w14:textId="77777777" w:rsidR="00924919" w:rsidRPr="00924919" w:rsidRDefault="00924919" w:rsidP="00924919">
      <w:pPr>
        <w:numPr>
          <w:ilvl w:val="0"/>
          <w:numId w:val="17"/>
        </w:numPr>
        <w:rPr>
          <w:del w:id="585" w:author="ALLISON BAIOLA SUÁREZ REYES" w:date="2025-11-21T22:21:00Z" w16du:dateUtc="2025-11-22T03:21:00Z"/>
        </w:rPr>
      </w:pPr>
      <w:del w:id="586" w:author="ALLISON BAIOLA SUÁREZ REYES" w:date="2025-11-21T22:21:00Z" w16du:dateUtc="2025-11-22T03:21:00Z">
        <w:r w:rsidRPr="00924919">
          <w:delText>Soporte para diferentes idiomas (i18n)</w:delText>
        </w:r>
      </w:del>
    </w:p>
    <w:p w14:paraId="48AC7680" w14:textId="77777777" w:rsidR="00924919" w:rsidRPr="00924919" w:rsidRDefault="00924919" w:rsidP="00924919">
      <w:pPr>
        <w:rPr>
          <w:del w:id="587" w:author="ALLISON BAIOLA SUÁREZ REYES" w:date="2025-11-21T22:21:00Z" w16du:dateUtc="2025-11-22T03:21:00Z"/>
        </w:rPr>
      </w:pPr>
      <w:del w:id="588" w:author="ALLISON BAIOLA SUÁREZ REYES" w:date="2025-11-21T22:21:00Z" w16du:dateUtc="2025-11-22T03:21:00Z">
        <w:r w:rsidRPr="00924919">
          <w:pict w14:anchorId="391522A2">
            <v:rect id="_x0000_i1041" style="width:0;height:.75pt" o:hrstd="t" o:hr="t" fillcolor="#a0a0a0" stroked="f"/>
          </w:pict>
        </w:r>
      </w:del>
    </w:p>
    <w:p w14:paraId="1B4AD9AE" w14:textId="77777777" w:rsidR="00924919" w:rsidRPr="00924919" w:rsidRDefault="00924919" w:rsidP="00924919">
      <w:pPr>
        <w:rPr>
          <w:del w:id="589" w:author="ALLISON BAIOLA SUÁREZ REYES" w:date="2025-11-21T22:21:00Z" w16du:dateUtc="2025-11-22T03:21:00Z"/>
          <w:b/>
          <w:bCs/>
        </w:rPr>
      </w:pPr>
      <w:del w:id="590" w:author="ALLISON BAIOLA SUÁREZ REYES" w:date="2025-11-21T22:21:00Z" w16du:dateUtc="2025-11-22T03:21:00Z">
        <w:r w:rsidRPr="00924919">
          <w:rPr>
            <w:b/>
            <w:bCs/>
          </w:rPr>
          <w:delText>RNF-008: Cumplimiento Legal</w:delText>
        </w:r>
      </w:del>
    </w:p>
    <w:p w14:paraId="218D9F23" w14:textId="77777777" w:rsidR="00924919" w:rsidRPr="00924919" w:rsidRDefault="00924919" w:rsidP="00924919">
      <w:pPr>
        <w:rPr>
          <w:del w:id="591" w:author="ALLISON BAIOLA SUÁREZ REYES" w:date="2025-11-21T22:21:00Z" w16du:dateUtc="2025-11-22T03:21:00Z"/>
        </w:rPr>
      </w:pPr>
      <w:del w:id="592" w:author="ALLISON BAIOLA SUÁREZ REYES" w:date="2025-11-21T22:21:00Z" w16du:dateUtc="2025-11-22T03:21:00Z">
        <w:r w:rsidRPr="00924919">
          <w:rPr>
            <w:b/>
            <w:bCs/>
          </w:rPr>
          <w:delText>Descripción:</w:delText>
        </w:r>
        <w:r w:rsidRPr="00924919">
          <w:delText xml:space="preserve"> El sistema debe cumplir con regulaciones legales.</w:delText>
        </w:r>
      </w:del>
    </w:p>
    <w:p w14:paraId="511EBAA9" w14:textId="77777777" w:rsidR="00924919" w:rsidRPr="00924919" w:rsidRDefault="00924919" w:rsidP="00924919">
      <w:pPr>
        <w:rPr>
          <w:del w:id="593" w:author="ALLISON BAIOLA SUÁREZ REYES" w:date="2025-11-21T22:21:00Z" w16du:dateUtc="2025-11-22T03:21:00Z"/>
        </w:rPr>
      </w:pPr>
      <w:del w:id="594" w:author="ALLISON BAIOLA SUÁREZ REYES" w:date="2025-11-21T22:21:00Z" w16du:dateUtc="2025-11-22T03:21:00Z">
        <w:r w:rsidRPr="00924919">
          <w:rPr>
            <w:b/>
            <w:bCs/>
          </w:rPr>
          <w:delText>Criterios:</w:delText>
        </w:r>
      </w:del>
    </w:p>
    <w:p w14:paraId="22EBC109" w14:textId="77777777" w:rsidR="00924919" w:rsidRPr="00924919" w:rsidRDefault="00924919" w:rsidP="00924919">
      <w:pPr>
        <w:numPr>
          <w:ilvl w:val="0"/>
          <w:numId w:val="18"/>
        </w:numPr>
        <w:rPr>
          <w:del w:id="595" w:author="ALLISON BAIOLA SUÁREZ REYES" w:date="2025-11-21T22:21:00Z" w16du:dateUtc="2025-11-22T03:21:00Z"/>
        </w:rPr>
      </w:pPr>
      <w:del w:id="596" w:author="ALLISON BAIOLA SUÁREZ REYES" w:date="2025-11-21T22:21:00Z" w16du:dateUtc="2025-11-22T03:21:00Z">
        <w:r w:rsidRPr="00924919">
          <w:delText>Cumplimiento con GDPR (protección de datos)</w:delText>
        </w:r>
      </w:del>
    </w:p>
    <w:p w14:paraId="49592F5D" w14:textId="77777777" w:rsidR="00924919" w:rsidRPr="00924919" w:rsidRDefault="00924919" w:rsidP="00924919">
      <w:pPr>
        <w:numPr>
          <w:ilvl w:val="0"/>
          <w:numId w:val="18"/>
        </w:numPr>
        <w:rPr>
          <w:del w:id="597" w:author="ALLISON BAIOLA SUÁREZ REYES" w:date="2025-11-21T22:21:00Z" w16du:dateUtc="2025-11-22T03:21:00Z"/>
        </w:rPr>
      </w:pPr>
      <w:del w:id="598" w:author="ALLISON BAIOLA SUÁREZ REYES" w:date="2025-11-21T22:21:00Z" w16du:dateUtc="2025-11-22T03:21:00Z">
        <w:r w:rsidRPr="00924919">
          <w:delText>Política de privacidad visible y aceptable</w:delText>
        </w:r>
      </w:del>
    </w:p>
    <w:p w14:paraId="7D7AEC5B" w14:textId="77777777" w:rsidR="00924919" w:rsidRPr="00924919" w:rsidRDefault="00924919" w:rsidP="00924919">
      <w:pPr>
        <w:numPr>
          <w:ilvl w:val="0"/>
          <w:numId w:val="18"/>
        </w:numPr>
        <w:rPr>
          <w:del w:id="599" w:author="ALLISON BAIOLA SUÁREZ REYES" w:date="2025-11-21T22:21:00Z" w16du:dateUtc="2025-11-22T03:21:00Z"/>
        </w:rPr>
      </w:pPr>
      <w:del w:id="600" w:author="ALLISON BAIOLA SUÁREZ REYES" w:date="2025-11-21T22:21:00Z" w16du:dateUtc="2025-11-22T03:21:00Z">
        <w:r w:rsidRPr="00924919">
          <w:delText>Términos y condiciones claros</w:delText>
        </w:r>
      </w:del>
    </w:p>
    <w:p w14:paraId="6FCA5CA3" w14:textId="77777777" w:rsidR="00924919" w:rsidRPr="00924919" w:rsidRDefault="00924919" w:rsidP="00924919">
      <w:pPr>
        <w:numPr>
          <w:ilvl w:val="0"/>
          <w:numId w:val="18"/>
        </w:numPr>
        <w:rPr>
          <w:del w:id="601" w:author="ALLISON BAIOLA SUÁREZ REYES" w:date="2025-11-21T22:21:00Z" w16du:dateUtc="2025-11-22T03:21:00Z"/>
        </w:rPr>
      </w:pPr>
      <w:del w:id="602" w:author="ALLISON BAIOLA SUÁREZ REYES" w:date="2025-11-21T22:21:00Z" w16du:dateUtc="2025-11-22T03:21:00Z">
        <w:r w:rsidRPr="00924919">
          <w:delText>Opción de eliminación de cuenta</w:delText>
        </w:r>
      </w:del>
    </w:p>
    <w:p w14:paraId="4150C38A" w14:textId="77777777" w:rsidR="00924919" w:rsidRPr="00924919" w:rsidRDefault="00924919" w:rsidP="00924919">
      <w:pPr>
        <w:numPr>
          <w:ilvl w:val="0"/>
          <w:numId w:val="18"/>
        </w:numPr>
        <w:rPr>
          <w:del w:id="603" w:author="ALLISON BAIOLA SUÁREZ REYES" w:date="2025-11-21T22:21:00Z" w16du:dateUtc="2025-11-22T03:21:00Z"/>
        </w:rPr>
      </w:pPr>
      <w:del w:id="604" w:author="ALLISON BAIOLA SUÁREZ REYES" w:date="2025-11-21T22:21:00Z" w16du:dateUtc="2025-11-22T03:21:00Z">
        <w:r w:rsidRPr="00924919">
          <w:delText>Consentimiento explícito para uso de datos</w:delText>
        </w:r>
      </w:del>
    </w:p>
    <w:p w14:paraId="3ED9E619" w14:textId="526A5561" w:rsidR="00EA5917" w:rsidRDefault="00EA5917" w:rsidP="00654E08"/>
    <w:sectPr w:rsidR="00EA59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B7B"/>
    <w:multiLevelType w:val="multilevel"/>
    <w:tmpl w:val="28E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07284"/>
    <w:multiLevelType w:val="multilevel"/>
    <w:tmpl w:val="ED84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4189F"/>
    <w:multiLevelType w:val="multilevel"/>
    <w:tmpl w:val="817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7E2B5D"/>
    <w:multiLevelType w:val="multilevel"/>
    <w:tmpl w:val="94E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C407F5"/>
    <w:multiLevelType w:val="multilevel"/>
    <w:tmpl w:val="ED8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1537C3"/>
    <w:multiLevelType w:val="multilevel"/>
    <w:tmpl w:val="C780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6D07BA"/>
    <w:multiLevelType w:val="multilevel"/>
    <w:tmpl w:val="2AB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B47A2B"/>
    <w:multiLevelType w:val="multilevel"/>
    <w:tmpl w:val="4966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F76492"/>
    <w:multiLevelType w:val="multilevel"/>
    <w:tmpl w:val="FC86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A42A34"/>
    <w:multiLevelType w:val="multilevel"/>
    <w:tmpl w:val="709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185FE5"/>
    <w:multiLevelType w:val="multilevel"/>
    <w:tmpl w:val="3B58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9C13CD"/>
    <w:multiLevelType w:val="multilevel"/>
    <w:tmpl w:val="CC4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3C1955"/>
    <w:multiLevelType w:val="multilevel"/>
    <w:tmpl w:val="2EB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61246C"/>
    <w:multiLevelType w:val="multilevel"/>
    <w:tmpl w:val="F84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D83585"/>
    <w:multiLevelType w:val="multilevel"/>
    <w:tmpl w:val="F7BA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A046E3"/>
    <w:multiLevelType w:val="multilevel"/>
    <w:tmpl w:val="78B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247A63"/>
    <w:multiLevelType w:val="multilevel"/>
    <w:tmpl w:val="DEC4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095D29"/>
    <w:multiLevelType w:val="multilevel"/>
    <w:tmpl w:val="958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6750634">
    <w:abstractNumId w:val="7"/>
  </w:num>
  <w:num w:numId="2" w16cid:durableId="80297103">
    <w:abstractNumId w:val="10"/>
  </w:num>
  <w:num w:numId="3" w16cid:durableId="2053118198">
    <w:abstractNumId w:val="0"/>
  </w:num>
  <w:num w:numId="4" w16cid:durableId="772094363">
    <w:abstractNumId w:val="9"/>
  </w:num>
  <w:num w:numId="5" w16cid:durableId="1061712427">
    <w:abstractNumId w:val="5"/>
  </w:num>
  <w:num w:numId="6" w16cid:durableId="63111825">
    <w:abstractNumId w:val="4"/>
  </w:num>
  <w:num w:numId="7" w16cid:durableId="964233869">
    <w:abstractNumId w:val="3"/>
  </w:num>
  <w:num w:numId="8" w16cid:durableId="1588689870">
    <w:abstractNumId w:val="17"/>
  </w:num>
  <w:num w:numId="9" w16cid:durableId="267615614">
    <w:abstractNumId w:val="12"/>
  </w:num>
  <w:num w:numId="10" w16cid:durableId="1901400664">
    <w:abstractNumId w:val="6"/>
  </w:num>
  <w:num w:numId="11" w16cid:durableId="78258103">
    <w:abstractNumId w:val="16"/>
  </w:num>
  <w:num w:numId="12" w16cid:durableId="1994523737">
    <w:abstractNumId w:val="14"/>
  </w:num>
  <w:num w:numId="13" w16cid:durableId="1259634448">
    <w:abstractNumId w:val="15"/>
  </w:num>
  <w:num w:numId="14" w16cid:durableId="397093510">
    <w:abstractNumId w:val="11"/>
  </w:num>
  <w:num w:numId="15" w16cid:durableId="1437096645">
    <w:abstractNumId w:val="1"/>
  </w:num>
  <w:num w:numId="16" w16cid:durableId="384375247">
    <w:abstractNumId w:val="2"/>
  </w:num>
  <w:num w:numId="17" w16cid:durableId="1294562694">
    <w:abstractNumId w:val="8"/>
  </w:num>
  <w:num w:numId="18" w16cid:durableId="2069455593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ISON BAIOLA SUÁREZ REYES">
    <w15:presenceInfo w15:providerId="Windows Live" w15:userId="023193ce301b6a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08"/>
    <w:rsid w:val="00245A88"/>
    <w:rsid w:val="00376585"/>
    <w:rsid w:val="005057FC"/>
    <w:rsid w:val="00654E08"/>
    <w:rsid w:val="00753530"/>
    <w:rsid w:val="00924919"/>
    <w:rsid w:val="00B05B03"/>
    <w:rsid w:val="00EA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74EC"/>
  <w15:chartTrackingRefBased/>
  <w15:docId w15:val="{CC4F7B6C-C0C0-4E68-86DB-E34C33B7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E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E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E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E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E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E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E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E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E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E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E08"/>
    <w:rPr>
      <w:b/>
      <w:bCs/>
      <w:smallCaps/>
      <w:color w:val="2F5496" w:themeColor="accent1" w:themeShade="BF"/>
      <w:spacing w:val="5"/>
    </w:rPr>
  </w:style>
  <w:style w:type="paragraph" w:styleId="Revisin">
    <w:name w:val="Revision"/>
    <w:hidden/>
    <w:uiPriority w:val="99"/>
    <w:semiHidden/>
    <w:rsid w:val="005057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1310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BAIOLA SUÁREZ REYES</dc:creator>
  <cp:keywords/>
  <dc:description/>
  <cp:lastModifiedBy>ALLISON BAIOLA SUÁREZ REYES</cp:lastModifiedBy>
  <cp:revision>2</cp:revision>
  <dcterms:created xsi:type="dcterms:W3CDTF">2025-11-22T03:23:00Z</dcterms:created>
  <dcterms:modified xsi:type="dcterms:W3CDTF">2025-11-22T03:23:00Z</dcterms:modified>
</cp:coreProperties>
</file>